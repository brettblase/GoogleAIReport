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E0A5EF" w14:textId="77777777" w:rsidR="00EB36CA" w:rsidRPr="00DB0BF5" w:rsidRDefault="00EB36CA" w:rsidP="00EB36CA">
      <w:pPr>
        <w:spacing w:line="480" w:lineRule="auto"/>
        <w:rPr>
          <w:b/>
          <w:bCs/>
        </w:rPr>
      </w:pPr>
      <w:r w:rsidRPr="00DB0BF5">
        <w:rPr>
          <w:b/>
          <w:bCs/>
        </w:rPr>
        <w:t xml:space="preserve">Introduction </w:t>
      </w:r>
    </w:p>
    <w:p w14:paraId="214A766D" w14:textId="77777777" w:rsidR="00EB36CA" w:rsidRPr="00DB0BF5" w:rsidRDefault="00EB36CA" w:rsidP="00EB36CA">
      <w:pPr>
        <w:spacing w:line="480" w:lineRule="auto"/>
        <w:ind w:firstLine="720"/>
      </w:pPr>
      <w:r w:rsidRPr="00DB0BF5">
        <w:t>For much of modern history, artificial intelligence (AI) existed only in the realm of science fiction. In recent years, however, AI has moved from speculation to application, transforming industries, education, and the global economy. At the forefront of this transformation is Google, whose large language model, </w:t>
      </w:r>
      <w:r w:rsidRPr="00DB0BF5">
        <w:rPr>
          <w:i/>
          <w:iCs/>
        </w:rPr>
        <w:t>Gemini</w:t>
      </w:r>
      <w:r w:rsidRPr="00DB0BF5">
        <w:t xml:space="preserve">, was trained on vast quantities of copyrighted material to generate text, code, and images that mirror human expression. </w:t>
      </w:r>
    </w:p>
    <w:p w14:paraId="40ADFAB4" w14:textId="77777777" w:rsidR="00EB36CA" w:rsidRPr="00DB0BF5" w:rsidRDefault="00EB36CA" w:rsidP="00EB36CA">
      <w:pPr>
        <w:spacing w:line="480" w:lineRule="auto"/>
        <w:ind w:firstLine="720"/>
      </w:pPr>
      <w:commentRangeStart w:id="0"/>
      <w:commentRangeStart w:id="1"/>
      <w:r w:rsidRPr="00DB0BF5">
        <w:t xml:space="preserve">This Comment argues </w:t>
      </w:r>
      <w:commentRangeEnd w:id="0"/>
      <w:r w:rsidRPr="00DB0BF5">
        <w:rPr>
          <w:rStyle w:val="CommentReference"/>
        </w:rPr>
        <w:commentReference w:id="0"/>
      </w:r>
      <w:commentRangeEnd w:id="1"/>
      <w:r w:rsidRPr="00DB0BF5">
        <w:rPr>
          <w:rStyle w:val="CommentReference"/>
        </w:rPr>
        <w:commentReference w:id="1"/>
      </w:r>
      <w:r w:rsidRPr="00DB0BF5">
        <w:t xml:space="preserve">that Google’s use of copyrighted material to train its models constitutes fair use under 17 U.S.C. § 107, as the process transforms expressive works into non-expressive, statistical representations used for machine learning rather than human consumption. It contends that machine-learning training transforms data into a fundamentally new type of work, distinct in both purpose and character from the creative expression envisioned by the original authors, while acknowledging unresolved questions about residual copyright </w:t>
      </w:r>
      <w:commentRangeStart w:id="2"/>
      <w:r w:rsidRPr="00DB0BF5">
        <w:t>protection</w:t>
      </w:r>
      <w:commentRangeEnd w:id="2"/>
      <w:r w:rsidRPr="00DB0BF5">
        <w:rPr>
          <w:rStyle w:val="CommentReference"/>
        </w:rPr>
        <w:commentReference w:id="2"/>
      </w:r>
      <w:r w:rsidRPr="00DB0BF5">
        <w:t xml:space="preserve">. </w:t>
      </w:r>
    </w:p>
    <w:p w14:paraId="6D77B3B0" w14:textId="77777777" w:rsidR="00EB36CA" w:rsidRPr="00DB0BF5" w:rsidRDefault="00EB36CA" w:rsidP="00EB36CA">
      <w:pPr>
        <w:spacing w:line="480" w:lineRule="auto"/>
        <w:ind w:firstLine="720"/>
      </w:pPr>
      <w:commentRangeStart w:id="3"/>
      <w:r w:rsidRPr="00DB0BF5">
        <w:t xml:space="preserve">This discussion </w:t>
      </w:r>
      <w:commentRangeEnd w:id="3"/>
      <w:r w:rsidRPr="00DB0BF5">
        <w:rPr>
          <w:rStyle w:val="CommentReference"/>
        </w:rPr>
        <w:commentReference w:id="3"/>
      </w:r>
      <w:r w:rsidRPr="00DB0BF5">
        <w:t xml:space="preserve">begins by examining Google’s real-world AI applications to illustrate how the company’s technology operates and why it raises copyright questions. It then turns to current U.S. copyright and AI policy debates, followed by </w:t>
      </w:r>
      <w:commentRangeStart w:id="4"/>
      <w:r w:rsidRPr="00DB0BF5">
        <w:t xml:space="preserve">Japan’s </w:t>
      </w:r>
      <w:commentRangeEnd w:id="4"/>
      <w:r w:rsidRPr="00DB0BF5">
        <w:rPr>
          <w:rStyle w:val="CommentReference"/>
        </w:rPr>
        <w:commentReference w:id="4"/>
      </w:r>
      <w:r w:rsidRPr="00DB0BF5">
        <w:t>unique approach the development of artificial-intelligence, and China’s competitive strategy in artificial-intelligence development. The discussion next traces the historical evolution of copyright law to situate fair-use doctrine within its constitutional purpose. Finally, this Comment evaluates leading fair-use precedents to assess how courts might analyze Google’s practices and proposes a doctrinal framework recognizing AI training as a transformative use that balances innovation with authors’ rights.</w:t>
      </w:r>
    </w:p>
    <w:p w14:paraId="24356126" w14:textId="77777777" w:rsidR="00EB36CA" w:rsidRPr="00DB0BF5" w:rsidRDefault="00EB36CA" w:rsidP="00EB36CA">
      <w:pPr>
        <w:spacing w:line="480" w:lineRule="auto"/>
        <w:rPr>
          <w:b/>
          <w:bCs/>
        </w:rPr>
      </w:pPr>
      <w:r w:rsidRPr="00DB0BF5">
        <w:rPr>
          <w:b/>
          <w:bCs/>
        </w:rPr>
        <w:t xml:space="preserve">Background </w:t>
      </w:r>
    </w:p>
    <w:p w14:paraId="2EDCAC2C" w14:textId="77777777" w:rsidR="00EB36CA" w:rsidRPr="00DB0BF5" w:rsidRDefault="00EB36CA" w:rsidP="00EB36CA">
      <w:pPr>
        <w:spacing w:line="480" w:lineRule="auto"/>
        <w:rPr>
          <w:b/>
          <w:bCs/>
        </w:rPr>
      </w:pPr>
      <w:commentRangeStart w:id="5"/>
      <w:r w:rsidRPr="00DB0BF5">
        <w:rPr>
          <w:b/>
          <w:bCs/>
        </w:rPr>
        <w:t>Google</w:t>
      </w:r>
      <w:commentRangeEnd w:id="5"/>
      <w:r w:rsidRPr="00DB0BF5">
        <w:rPr>
          <w:rStyle w:val="CommentReference"/>
        </w:rPr>
        <w:commentReference w:id="5"/>
      </w:r>
    </w:p>
    <w:p w14:paraId="62C5E4C1" w14:textId="1569B6E5" w:rsidR="00EB36CA" w:rsidRPr="00DB0BF5" w:rsidRDefault="00EB36CA" w:rsidP="00EB36CA">
      <w:pPr>
        <w:spacing w:line="480" w:lineRule="auto"/>
      </w:pPr>
      <w:commentRangeStart w:id="6"/>
      <w:r w:rsidRPr="00DB0BF5">
        <w:lastRenderedPageBreak/>
        <w:tab/>
        <w:t xml:space="preserve">Over </w:t>
      </w:r>
      <w:del w:id="7" w:author="Blase, Brett" w:date="2025-12-21T11:54:00Z" w16du:dateUtc="2025-12-21T16:54:00Z">
        <w:r w:rsidRPr="00DB0BF5" w:rsidDel="00B1561D">
          <w:delText>the past couple of</w:delText>
        </w:r>
      </w:del>
      <w:ins w:id="8" w:author="Blase, Brett" w:date="2025-12-21T11:54:00Z" w16du:dateUtc="2025-12-21T16:54:00Z">
        <w:r w:rsidRPr="00DB0BF5">
          <w:t>recent</w:t>
        </w:r>
      </w:ins>
      <w:r w:rsidRPr="00DB0BF5">
        <w:t xml:space="preserve"> years</w:t>
      </w:r>
      <w:commentRangeEnd w:id="6"/>
      <w:r w:rsidRPr="00DB0BF5">
        <w:rPr>
          <w:rStyle w:val="CommentReference"/>
        </w:rPr>
        <w:commentReference w:id="6"/>
      </w:r>
      <w:r w:rsidRPr="00DB0BF5">
        <w:t xml:space="preserve">, Google has developed three artificial intelligence products: Gemini, Waymo, and </w:t>
      </w:r>
      <w:proofErr w:type="spellStart"/>
      <w:r w:rsidRPr="00DB0BF5">
        <w:t>Veo</w:t>
      </w:r>
      <w:proofErr w:type="spellEnd"/>
      <w:r w:rsidRPr="00DB0BF5">
        <w:t>, which have reshaped how technology interacts with human expression, physical space, and creative media.  Gemini, introduced in 2023, is a multimodal large language model capable of processing text, images, audio, code, and video inputs.</w:t>
      </w:r>
      <w:r w:rsidRPr="00DB0BF5">
        <w:rPr>
          <w:rStyle w:val="EndnoteReference"/>
        </w:rPr>
        <w:endnoteReference w:id="1"/>
      </w:r>
      <w:r w:rsidRPr="00DB0BF5">
        <w:t> Once a user inputs data into the chatbot, the model converts that information into numerical tokens, maps relationships among those tokens, and applies machine-learning algorithms to generate the most statistically probable sequence in response.</w:t>
      </w:r>
      <w:r w:rsidRPr="00DB0BF5">
        <w:rPr>
          <w:rStyle w:val="EndnoteReference"/>
        </w:rPr>
        <w:endnoteReference w:id="2"/>
      </w:r>
      <w:r w:rsidRPr="00DB0BF5">
        <w:t xml:space="preserve"> Although its technical precision has improved dramatically with successive training datasets, Gemini’s significance lies in its reliance on vast quantities of pre-existing digital material, much of which is protected by copyright.</w:t>
      </w:r>
      <w:r w:rsidRPr="00DB0BF5">
        <w:rPr>
          <w:rStyle w:val="EndnoteReference"/>
        </w:rPr>
        <w:endnoteReference w:id="3"/>
      </w:r>
      <w:r w:rsidRPr="00DB0BF5">
        <w:t xml:space="preserve"> This reliance has made Gemini a focal point in the debate over whether the ingestion of copyrighted works for machine learning constitutes a “transformative use” under the fair-use doctrine. Copyright owners are having issues with the use of their materials in Gemini because summaries of their material can be accessed through Gemini which many owners have speculated, circumvents consumers from buying their own material.</w:t>
      </w:r>
      <w:r w:rsidRPr="00DB0BF5">
        <w:rPr>
          <w:rStyle w:val="EndnoteReference"/>
        </w:rPr>
        <w:endnoteReference w:id="4"/>
      </w:r>
      <w:r w:rsidRPr="00DB0BF5">
        <w:t xml:space="preserve">  </w:t>
      </w:r>
    </w:p>
    <w:p w14:paraId="5CE5B8F9" w14:textId="5E2BD657" w:rsidR="00EB36CA" w:rsidRPr="00DB0BF5" w:rsidRDefault="00EB36CA" w:rsidP="00EB36CA">
      <w:pPr>
        <w:spacing w:line="480" w:lineRule="auto"/>
      </w:pPr>
      <w:r w:rsidRPr="00DB0BF5">
        <w:tab/>
        <w:t>Waymo applies similar learning principles to the physical environment.</w:t>
      </w:r>
      <w:r w:rsidRPr="00DB0BF5">
        <w:rPr>
          <w:rStyle w:val="EndnoteReference"/>
        </w:rPr>
        <w:endnoteReference w:id="5"/>
      </w:r>
      <w:r w:rsidRPr="00DB0BF5">
        <w:t xml:space="preserve"> It uses extensive datasets gathered from millions of miles of on road driving and billions more in simulated conditions to train autonomous vehicle systems. By converting visual and spatial data into machine readable form, Waymo illustrates how AI transforms real-world sensory information into computational patterns.</w:t>
      </w:r>
      <w:r w:rsidRPr="00DB0BF5">
        <w:rPr>
          <w:rStyle w:val="FootnoteReference"/>
        </w:rPr>
        <w:footnoteReference w:id="1"/>
      </w:r>
      <w:r w:rsidRPr="00DB0BF5">
        <w:t xml:space="preserve"> A</w:t>
      </w:r>
      <w:commentRangeStart w:id="9"/>
      <w:r w:rsidRPr="00DB0BF5">
        <w:t xml:space="preserve">lthough Waymo’s immediate regulatory concerns relate to safety and transportation law, its data-driven design parallels the same copyright questions implicated by Gemini. </w:t>
      </w:r>
      <w:commentRangeEnd w:id="9"/>
      <w:r w:rsidRPr="00DB0BF5">
        <w:rPr>
          <w:rStyle w:val="CommentReference"/>
        </w:rPr>
        <w:commentReference w:id="9"/>
      </w:r>
      <w:r w:rsidRPr="00DB0BF5">
        <w:t xml:space="preserve">Currently, Waymo has been tested in 15 different states and offers services in cities </w:t>
      </w:r>
      <w:r w:rsidRPr="00DB0BF5">
        <w:lastRenderedPageBreak/>
        <w:t>such as Phoenix, San Francisco, Los Angeles, Austin, and Atlanta. The overall goal is to reduce the 1.4 million lives lost to traffic crashes worldwide.</w:t>
      </w:r>
      <w:r w:rsidRPr="00DB0BF5">
        <w:rPr>
          <w:rStyle w:val="EndnoteReference"/>
        </w:rPr>
        <w:endnoteReference w:id="6"/>
      </w:r>
      <w:r w:rsidRPr="00DB0BF5">
        <w:t xml:space="preserve"> </w:t>
      </w:r>
    </w:p>
    <w:p w14:paraId="73F601C5" w14:textId="77777777" w:rsidR="00EB36CA" w:rsidRPr="00DB0BF5" w:rsidRDefault="00EB36CA" w:rsidP="00EB36CA">
      <w:pPr>
        <w:spacing w:line="480" w:lineRule="auto"/>
      </w:pPr>
      <w:r w:rsidRPr="00DB0BF5">
        <w:tab/>
        <w:t xml:space="preserve">Recently, Google has introduced </w:t>
      </w:r>
      <w:proofErr w:type="spellStart"/>
      <w:r w:rsidRPr="00DB0BF5">
        <w:t>Veo</w:t>
      </w:r>
      <w:proofErr w:type="spellEnd"/>
      <w:r w:rsidRPr="00DB0BF5">
        <w:t>, a text-based prompt that converts written content into videos.</w:t>
      </w:r>
      <w:r w:rsidRPr="00DB0BF5">
        <w:rPr>
          <w:rStyle w:val="EndnoteReference"/>
        </w:rPr>
        <w:endnoteReference w:id="7"/>
      </w:r>
      <w:r w:rsidRPr="00DB0BF5">
        <w:t xml:space="preserve"> Through text-based prompts, the system produces synthetic video sequences that can recreate human characters, environments, or artistic styles.</w:t>
      </w:r>
      <w:r w:rsidRPr="00DB0BF5">
        <w:rPr>
          <w:rStyle w:val="EndnoteReference"/>
        </w:rPr>
        <w:endnoteReference w:id="8"/>
      </w:r>
      <w:r w:rsidRPr="00DB0BF5">
        <w:t xml:space="preserve"> This ability to generate lifelike imagery from descriptive input blurs the line between derivative and original expression and complicates the task of distinguishing protected creativity from algorithmic synthesis.</w:t>
      </w:r>
      <w:r w:rsidRPr="00DB0BF5">
        <w:rPr>
          <w:rStyle w:val="EndnoteReference"/>
        </w:rPr>
        <w:endnoteReference w:id="9"/>
      </w:r>
      <w:r w:rsidRPr="00DB0BF5">
        <w:t xml:space="preserve"> Collectively, these products highlight Google’s use of AI through different product types, highlighting the urgent need to clarify how copyright apply to AI </w:t>
      </w:r>
      <w:commentRangeStart w:id="10"/>
      <w:r w:rsidRPr="00DB0BF5">
        <w:t>systems</w:t>
      </w:r>
      <w:commentRangeEnd w:id="10"/>
      <w:r w:rsidRPr="00DB0BF5">
        <w:rPr>
          <w:rStyle w:val="CommentReference"/>
        </w:rPr>
        <w:commentReference w:id="10"/>
      </w:r>
      <w:r w:rsidRPr="00DB0BF5">
        <w:t>.</w:t>
      </w:r>
      <w:r w:rsidRPr="00DB0BF5">
        <w:rPr>
          <w:rStyle w:val="EndnoteReference"/>
        </w:rPr>
        <w:endnoteReference w:id="10"/>
      </w:r>
      <w:r w:rsidRPr="00DB0BF5">
        <w:t xml:space="preserve"> </w:t>
      </w:r>
    </w:p>
    <w:p w14:paraId="3FAED030" w14:textId="77777777" w:rsidR="00EB36CA" w:rsidRPr="00DB0BF5" w:rsidRDefault="00EB36CA" w:rsidP="00EB36CA">
      <w:pPr>
        <w:spacing w:line="480" w:lineRule="auto"/>
        <w:rPr>
          <w:b/>
          <w:bCs/>
        </w:rPr>
      </w:pPr>
      <w:r w:rsidRPr="00DB0BF5">
        <w:rPr>
          <w:b/>
          <w:bCs/>
        </w:rPr>
        <w:t>Current Copyright and AI Policy Issues</w:t>
      </w:r>
    </w:p>
    <w:p w14:paraId="30759163" w14:textId="755B5F36" w:rsidR="00EB36CA" w:rsidRPr="00DB0BF5" w:rsidRDefault="00EB36CA" w:rsidP="00EB36CA">
      <w:pPr>
        <w:spacing w:line="480" w:lineRule="auto"/>
        <w:ind w:firstLine="720"/>
        <w:rPr>
          <w:ins w:id="11" w:author="Jillian Barger" w:date="2025-11-25T12:54:00Z" w16du:dateUtc="2025-11-25T17:54:00Z"/>
        </w:rPr>
      </w:pPr>
      <w:r w:rsidRPr="00DB0BF5">
        <w:t>In 2023, the U.S. Copyright Office announced its intention to explore the intersection between copyright and artificial intelligence.</w:t>
      </w:r>
      <w:r w:rsidRPr="00DB0BF5">
        <w:rPr>
          <w:rStyle w:val="EndnoteReference"/>
        </w:rPr>
        <w:endnoteReference w:id="11"/>
      </w:r>
      <w:r w:rsidRPr="00DB0BF5">
        <w:t xml:space="preserve"> The U.S. Copyright Office received a range of perspectives, from all 50 states and from 67 other countries, including those from authors and composers, performers and artists, publishers and producers, lawyers and academics, technology companies, libraries, sports leagues, trade groups, and public interest organizations, and even a class of middle school students.</w:t>
      </w:r>
      <w:r w:rsidRPr="00DB0BF5">
        <w:rPr>
          <w:rStyle w:val="EndnoteReference"/>
        </w:rPr>
        <w:endnoteReference w:id="12"/>
      </w:r>
      <w:r w:rsidRPr="00DB0BF5">
        <w:t xml:space="preserve"> The primary concern from these perspectives was that this technology was creating digital replicas of people, recordings, and data that mimicked the exact nature of the originals.</w:t>
      </w:r>
      <w:r w:rsidRPr="00DB0BF5">
        <w:rPr>
          <w:rStyle w:val="EndnoteReference"/>
        </w:rPr>
        <w:endnoteReference w:id="13"/>
      </w:r>
      <w:r w:rsidRPr="00DB0BF5">
        <w:t xml:space="preserve"> In response, numerous commentators call for federal law to protect the persona of individuals.</w:t>
      </w:r>
      <w:r w:rsidRPr="00DB0BF5">
        <w:rPr>
          <w:rStyle w:val="EndnoteReference"/>
        </w:rPr>
        <w:endnoteReference w:id="14"/>
      </w:r>
      <w:r w:rsidRPr="00DB0BF5">
        <w:t xml:space="preserve"> </w:t>
      </w:r>
    </w:p>
    <w:p w14:paraId="2957558A" w14:textId="2A649F58" w:rsidR="00EB36CA" w:rsidRPr="00DB0BF5" w:rsidRDefault="00EB36CA" w:rsidP="00EB36CA">
      <w:pPr>
        <w:spacing w:line="480" w:lineRule="auto"/>
        <w:ind w:firstLine="720"/>
      </w:pPr>
      <w:commentRangeStart w:id="12"/>
      <w:r w:rsidRPr="00DB0BF5">
        <w:t>To</w:t>
      </w:r>
      <w:commentRangeEnd w:id="12"/>
      <w:r w:rsidRPr="00DB0BF5">
        <w:rPr>
          <w:rStyle w:val="CommentReference"/>
        </w:rPr>
        <w:commentReference w:id="12"/>
      </w:r>
      <w:r w:rsidRPr="00DB0BF5">
        <w:t xml:space="preserve"> address this issue, there have been two congressional proposals that would address digital replicas more broadly: the No Artificial Intelligence Fake Replicas And Unauthorized Duplications (“No AI FRAUD”) Act,160, and the discussion draft of the Nurture Originals, Foster Art, and Keep Entertainment Safe (“NO FAKES”) Act of 2023.</w:t>
      </w:r>
      <w:r w:rsidRPr="00DB0BF5">
        <w:rPr>
          <w:rStyle w:val="EndnoteReference"/>
        </w:rPr>
        <w:endnoteReference w:id="15"/>
      </w:r>
      <w:r w:rsidRPr="00DB0BF5">
        <w:t xml:space="preserve"> The No AI Fraud Act </w:t>
      </w:r>
      <w:r w:rsidRPr="00DB0BF5">
        <w:lastRenderedPageBreak/>
        <w:t>“would establish intellectual property rights in voice and likeness</w:t>
      </w:r>
      <w:del w:id="13" w:author="Blase, Brett" w:date="2025-12-21T11:57:00Z" w16du:dateUtc="2025-12-21T16:57:00Z">
        <w:r w:rsidRPr="00DB0BF5" w:rsidDel="00B1561D">
          <w:delText>163</w:delText>
        </w:r>
      </w:del>
      <w:r w:rsidRPr="00DB0BF5">
        <w:t xml:space="preserve"> and protect against the use of unauthorized digital voice replicas and digital depictions that readily identify an individual.” </w:t>
      </w:r>
      <w:r w:rsidRPr="00DB0BF5">
        <w:rPr>
          <w:rStyle w:val="EndnoteReference"/>
        </w:rPr>
        <w:endnoteReference w:id="16"/>
      </w:r>
      <w:r w:rsidRPr="00DB0BF5">
        <w:t xml:space="preserve"> This bill would protect an individual's identity throughout their lifetime and pass it on to their descendants.</w:t>
      </w:r>
      <w:r w:rsidRPr="00DB0BF5">
        <w:rPr>
          <w:rStyle w:val="EndnoteReference"/>
        </w:rPr>
        <w:endnoteReference w:id="17"/>
      </w:r>
      <w:r w:rsidRPr="00DB0BF5">
        <w:t xml:space="preserve"> “Rights would endure at least ten years after the death of the individual, even if they had not been used commercially during their lifetime, and would continue until either (a) proof that they had not been used commercially in two years by an executor, transferee, heir, or devisee; or (b) the death of all executors, transferees, heirs, or devisees.”</w:t>
      </w:r>
      <w:r w:rsidRPr="00DB0BF5">
        <w:rPr>
          <w:rStyle w:val="EndnoteReference"/>
        </w:rPr>
        <w:endnoteReference w:id="18"/>
      </w:r>
      <w:r w:rsidRPr="00DB0BF5">
        <w:t xml:space="preserve"> The bill would establish liability on the individual with directed knowledge of the digital replica.</w:t>
      </w:r>
      <w:r w:rsidRPr="00DB0BF5">
        <w:rPr>
          <w:rStyle w:val="EndnoteReference"/>
        </w:rPr>
        <w:endnoteReference w:id="19"/>
      </w:r>
      <w:r w:rsidRPr="00DB0BF5">
        <w:t xml:space="preserve"> Together, these proposals reflect Congress’s growing recognition that AI-generated imitations of human expression present challenges that extend beyond traditional copyright. They mark a shift toward safeguarding the integrity of personal identity alongside the originality of creative works, a development that could redefine the balance between innovation and authors’ rights at the core of U.S. copyright </w:t>
      </w:r>
      <w:commentRangeStart w:id="14"/>
      <w:r w:rsidRPr="00DB0BF5">
        <w:t>law</w:t>
      </w:r>
      <w:commentRangeEnd w:id="14"/>
      <w:r w:rsidRPr="00DB0BF5">
        <w:rPr>
          <w:rStyle w:val="CommentReference"/>
        </w:rPr>
        <w:commentReference w:id="14"/>
      </w:r>
      <w:r w:rsidRPr="00DB0BF5">
        <w:t xml:space="preserve">. These proposals expand on copyright law because they provide protection to the names and likeness of individuals. The copyright doctrine would be insufficient to deal with the names and likeness of people because the doctrine only protects original works, not the names and likeness of people. </w:t>
      </w:r>
    </w:p>
    <w:p w14:paraId="1679490E" w14:textId="77777777" w:rsidR="00EB36CA" w:rsidRPr="00DB0BF5" w:rsidRDefault="00EB36CA" w:rsidP="00EB36CA">
      <w:pPr>
        <w:spacing w:line="480" w:lineRule="auto"/>
        <w:ind w:firstLine="720"/>
        <w:rPr>
          <w:b/>
          <w:bCs/>
        </w:rPr>
      </w:pPr>
      <w:r w:rsidRPr="00DB0BF5">
        <w:rPr>
          <w:b/>
          <w:bCs/>
        </w:rPr>
        <w:t>Japan on AI</w:t>
      </w:r>
    </w:p>
    <w:p w14:paraId="45F46139" w14:textId="17504C9A" w:rsidR="00EB36CA" w:rsidRPr="00DB0BF5" w:rsidRDefault="00EB36CA" w:rsidP="00EB36CA">
      <w:pPr>
        <w:spacing w:line="480" w:lineRule="auto"/>
        <w:ind w:firstLine="720"/>
      </w:pPr>
      <w:r w:rsidRPr="00DB0BF5">
        <w:t>Japan has taken a unique stance on the enforcement of copyright regarding the training of large language models. Unlike the United States and Europe, Japan will not enforce copyright over large language models trained on different datasets.</w:t>
      </w:r>
      <w:r w:rsidRPr="00DB0BF5">
        <w:rPr>
          <w:rStyle w:val="EndnoteReference"/>
        </w:rPr>
        <w:endnoteReference w:id="20"/>
      </w:r>
      <w:r w:rsidRPr="00DB0BF5">
        <w:t xml:space="preserve"> Keiko Nagaoka, Japanese Minister of Education, Culture, Sports, Science, and Technology, confirmed </w:t>
      </w:r>
      <w:del w:id="15" w:author="Cutter, Tateana" w:date="2025-11-19T01:15:00Z">
        <w:r w:rsidRPr="00DB0BF5" w:rsidDel="00A95EF1">
          <w:delText>the stance</w:delText>
        </w:r>
      </w:del>
      <w:r w:rsidRPr="00DB0BF5">
        <w:t xml:space="preserve"> that Japan’s policy allows AI to use any data “regardless of whether it is for non-profit or commercial purposes, whether it is an act other than reproduction, or whether it is content obtained from illegal sites or others</w:t>
      </w:r>
      <w:commentRangeStart w:id="16"/>
      <w:r w:rsidRPr="00DB0BF5">
        <w:t xml:space="preserve">.” </w:t>
      </w:r>
      <w:commentRangeEnd w:id="16"/>
      <w:r w:rsidRPr="00DB0BF5">
        <w:rPr>
          <w:rStyle w:val="CommentReference"/>
        </w:rPr>
        <w:commentReference w:id="16"/>
      </w:r>
      <w:r w:rsidRPr="00DB0BF5">
        <w:rPr>
          <w:rStyle w:val="EndnoteReference"/>
        </w:rPr>
        <w:endnoteReference w:id="21"/>
      </w:r>
      <w:r w:rsidRPr="00DB0BF5">
        <w:t xml:space="preserve">The </w:t>
      </w:r>
      <w:r w:rsidRPr="00DB0BF5">
        <w:lastRenderedPageBreak/>
        <w:t>reason behind this policy is that the Japanese government believes that in the past, copyright linked to Japanese visual media has held the nation’s progress in AI technology.</w:t>
      </w:r>
      <w:r w:rsidRPr="00DB0BF5">
        <w:rPr>
          <w:rStyle w:val="EndnoteReference"/>
        </w:rPr>
        <w:endnoteReference w:id="22"/>
      </w:r>
      <w:r w:rsidRPr="00DB0BF5">
        <w:t xml:space="preserve"> Therefore, Japan aims to adopt a no-copyright approach, enabling it to compete globally with its</w:t>
      </w:r>
      <w:ins w:id="17" w:author="Cutter, Tateana" w:date="2025-11-19T01:16:00Z">
        <w:r w:rsidRPr="00DB0BF5">
          <w:t>.</w:t>
        </w:r>
      </w:ins>
      <w:r w:rsidRPr="00DB0BF5">
        <w:t xml:space="preserve"> own AI, which is fundamentally rooted in Japanese ideals and is considered superior to that of the rest of the world.</w:t>
      </w:r>
      <w:r w:rsidRPr="00DB0BF5">
        <w:rPr>
          <w:rStyle w:val="EndnoteReference"/>
        </w:rPr>
        <w:endnoteReference w:id="23"/>
      </w:r>
      <w:r w:rsidRPr="00DB0BF5">
        <w:t xml:space="preserve"> Although many </w:t>
      </w:r>
      <w:ins w:id="18" w:author="Blase, Brett" w:date="2025-12-21T12:09:00Z" w16du:dateUtc="2025-12-21T17:09:00Z">
        <w:r w:rsidRPr="00DB0BF5">
          <w:t>a</w:t>
        </w:r>
      </w:ins>
      <w:commentRangeStart w:id="19"/>
      <w:del w:id="20" w:author="Blase, Brett" w:date="2025-12-21T12:09:00Z" w16du:dateUtc="2025-12-21T17:09:00Z">
        <w:r w:rsidRPr="00DB0BF5" w:rsidDel="00F526FF">
          <w:delText>A</w:delText>
        </w:r>
      </w:del>
      <w:r w:rsidRPr="00DB0BF5">
        <w:t xml:space="preserve">cademic and </w:t>
      </w:r>
      <w:ins w:id="21" w:author="Blase, Brett" w:date="2025-12-21T12:09:00Z" w16du:dateUtc="2025-12-21T17:09:00Z">
        <w:r w:rsidRPr="00DB0BF5">
          <w:t>b</w:t>
        </w:r>
      </w:ins>
      <w:del w:id="22" w:author="Blase, Brett" w:date="2025-12-21T12:09:00Z" w16du:dateUtc="2025-12-21T17:09:00Z">
        <w:r w:rsidRPr="00DB0BF5" w:rsidDel="00F526FF">
          <w:delText>B</w:delText>
        </w:r>
      </w:del>
      <w:r w:rsidRPr="00DB0BF5">
        <w:t>usiness</w:t>
      </w:r>
      <w:commentRangeEnd w:id="19"/>
      <w:r w:rsidRPr="00DB0BF5">
        <w:rPr>
          <w:rStyle w:val="CommentReference"/>
        </w:rPr>
        <w:commentReference w:id="19"/>
      </w:r>
      <w:r w:rsidRPr="00DB0BF5">
        <w:t xml:space="preserve"> sectors </w:t>
      </w:r>
      <w:commentRangeStart w:id="23"/>
      <w:del w:id="24" w:author="Blase, Brett" w:date="2025-12-21T12:09:00Z" w16du:dateUtc="2025-12-21T17:09:00Z">
        <w:r w:rsidRPr="00DB0BF5" w:rsidDel="00F526FF">
          <w:delText>are on board</w:delText>
        </w:r>
      </w:del>
      <w:ins w:id="25" w:author="Blase, Brett" w:date="2025-12-21T12:09:00Z" w16du:dateUtc="2025-12-21T17:09:00Z">
        <w:r w:rsidRPr="00DB0BF5">
          <w:t>agree</w:t>
        </w:r>
      </w:ins>
      <w:r w:rsidRPr="00DB0BF5">
        <w:t xml:space="preserve"> </w:t>
      </w:r>
      <w:commentRangeEnd w:id="23"/>
      <w:r w:rsidRPr="00DB0BF5">
        <w:rPr>
          <w:rStyle w:val="CommentReference"/>
        </w:rPr>
        <w:commentReference w:id="23"/>
      </w:r>
      <w:r w:rsidRPr="00DB0BF5">
        <w:t>with this policy, many movie creators and graphic artists are concerned that AI could devalue their own work. Japan also believes Western data access is pivotal to its AI ambitions.</w:t>
      </w:r>
      <w:r w:rsidRPr="00DB0BF5">
        <w:rPr>
          <w:rStyle w:val="EndnoteReference"/>
        </w:rPr>
        <w:endnoteReference w:id="24"/>
      </w:r>
      <w:r w:rsidRPr="00DB0BF5">
        <w:t xml:space="preserve"> Although Japan has significantly less data to train its models than the West, Japan has a wealth of cultural content that is popular globally, and Japan aims to leverage this data in exchange for Western literary sources, thereby establishing a competitive model that rivals the world's.</w:t>
      </w:r>
      <w:r w:rsidRPr="00DB0BF5">
        <w:rPr>
          <w:rStyle w:val="EndnoteReference"/>
        </w:rPr>
        <w:endnoteReference w:id="25"/>
      </w:r>
      <w:r w:rsidRPr="00DB0BF5">
        <w:t xml:space="preserve"> Developing AI </w:t>
      </w:r>
      <w:commentRangeStart w:id="26"/>
      <w:r w:rsidRPr="00DB0BF5">
        <w:t xml:space="preserve"> </w:t>
      </w:r>
      <w:commentRangeEnd w:id="26"/>
      <w:r w:rsidRPr="00DB0BF5">
        <w:rPr>
          <w:rStyle w:val="CommentReference"/>
        </w:rPr>
        <w:commentReference w:id="26"/>
      </w:r>
      <w:r w:rsidRPr="00DB0BF5">
        <w:t>could mark the beginning of a competitive data race between countries, potentially at the expense of protecting certain artists' copyrights.</w:t>
      </w:r>
      <w:r w:rsidRPr="00DB0BF5">
        <w:rPr>
          <w:rStyle w:val="EndnoteReference"/>
        </w:rPr>
        <w:endnoteReference w:id="26"/>
      </w:r>
      <w:r w:rsidRPr="00DB0BF5">
        <w:t xml:space="preserve"> </w:t>
      </w:r>
    </w:p>
    <w:p w14:paraId="4B4297F4" w14:textId="7D919C5A" w:rsidR="00EB36CA" w:rsidRPr="00DB0BF5" w:rsidRDefault="00EB36CA" w:rsidP="00EB36CA">
      <w:pPr>
        <w:spacing w:line="480" w:lineRule="auto"/>
        <w:ind w:firstLine="720"/>
      </w:pPr>
      <w:r w:rsidRPr="00DB0BF5">
        <w:t xml:space="preserve">A Japanese government council recently convened to clarify how </w:t>
      </w:r>
      <w:commentRangeStart w:id="27"/>
      <w:r w:rsidRPr="00DB0BF5">
        <w:t>copyright law</w:t>
      </w:r>
      <w:commentRangeEnd w:id="27"/>
      <w:r w:rsidRPr="00DB0BF5">
        <w:rPr>
          <w:rStyle w:val="CommentReference"/>
        </w:rPr>
        <w:commentReference w:id="27"/>
      </w:r>
      <w:r w:rsidRPr="00DB0BF5">
        <w:t xml:space="preserve"> applies to the training of artificial intelligence.</w:t>
      </w:r>
      <w:r w:rsidRPr="00DB0BF5">
        <w:rPr>
          <w:rStyle w:val="EndnoteReference"/>
        </w:rPr>
        <w:endnoteReference w:id="27"/>
      </w:r>
      <w:r w:rsidRPr="00DB0BF5">
        <w:t xml:space="preserve"> There general understanding came to the view that “exploitation of a copyrighted work not for enjoyment of the thoughts or sentiments expressed in the copyrighted work (exploitation for non-enjoyment purposes), such as AI development or other forms of data analysis, may, in principle, be allowed without the permission of the copyright holder.”</w:t>
      </w:r>
      <w:r w:rsidRPr="00DB0BF5">
        <w:rPr>
          <w:rStyle w:val="EndnoteReference"/>
        </w:rPr>
        <w:endnoteReference w:id="28"/>
      </w:r>
      <w:r w:rsidRPr="00DB0BF5">
        <w:t xml:space="preserve"> The belief stems from “the financial benefits that copyright holders receive from their works are generally considered rewards for meeting intellectual and emotional needs.” </w:t>
      </w:r>
      <w:r w:rsidRPr="00DB0BF5">
        <w:rPr>
          <w:rStyle w:val="EndnoteReference"/>
        </w:rPr>
        <w:endnoteReference w:id="29"/>
      </w:r>
      <w:r w:rsidRPr="00DB0BF5">
        <w:t xml:space="preserve">However, the exploitation of works for non-enjoyment </w:t>
      </w:r>
      <w:commentRangeStart w:id="28"/>
      <w:r w:rsidRPr="00DB0BF5">
        <w:t>purposes</w:t>
      </w:r>
      <w:commentRangeEnd w:id="28"/>
      <w:r w:rsidRPr="00DB0BF5">
        <w:rPr>
          <w:rStyle w:val="CommentReference"/>
        </w:rPr>
        <w:commentReference w:id="28"/>
      </w:r>
      <w:r w:rsidRPr="00DB0BF5">
        <w:t xml:space="preserve"> may occur without the consent of the copyright holder.</w:t>
      </w:r>
      <w:r w:rsidRPr="00DB0BF5">
        <w:rPr>
          <w:rStyle w:val="EndnoteReference"/>
        </w:rPr>
        <w:endnoteReference w:id="30"/>
      </w:r>
      <w:r w:rsidRPr="00DB0BF5">
        <w:t xml:space="preserve"> Therefore, there would be no need for permission regarding the use of copyrighted works. Unless “an AI-generated image or any other creation is found to have similarity (i.e., common creative expression) and dependence (i.e., creation based </w:t>
      </w:r>
      <w:r w:rsidRPr="00DB0BF5">
        <w:lastRenderedPageBreak/>
        <w:t>on existing copyrighted work) with an existing image, etc. (copyrighted work), and there are no applicable copyright exceptions, it will be considered an infringement of copyright.”</w:t>
      </w:r>
      <w:r w:rsidRPr="00DB0BF5">
        <w:rPr>
          <w:rStyle w:val="EndnoteReference"/>
        </w:rPr>
        <w:endnoteReference w:id="31"/>
      </w:r>
      <w:r w:rsidRPr="00DB0BF5">
        <w:t xml:space="preserve"> Although Japan’s government council has noted that it wants to prioritize training large language models over protecting individuals with copyright, it will continue to facilitate legal discussions revolving around AI and copyright matters.</w:t>
      </w:r>
      <w:r w:rsidRPr="00DB0BF5">
        <w:rPr>
          <w:rStyle w:val="EndnoteReference"/>
        </w:rPr>
        <w:endnoteReference w:id="32"/>
      </w:r>
      <w:r w:rsidRPr="00DB0BF5">
        <w:t xml:space="preserve"> </w:t>
      </w:r>
    </w:p>
    <w:p w14:paraId="54CC5A15" w14:textId="77777777" w:rsidR="00EB36CA" w:rsidRPr="00DB0BF5" w:rsidRDefault="00EB36CA" w:rsidP="00EB36CA">
      <w:pPr>
        <w:spacing w:line="480" w:lineRule="auto"/>
        <w:ind w:firstLine="720"/>
        <w:rPr>
          <w:b/>
          <w:bCs/>
        </w:rPr>
      </w:pPr>
      <w:r w:rsidRPr="00DB0BF5">
        <w:rPr>
          <w:b/>
          <w:bCs/>
        </w:rPr>
        <w:t>U.S. vs. China AI Race</w:t>
      </w:r>
    </w:p>
    <w:p w14:paraId="3EA8CDCB" w14:textId="77777777" w:rsidR="00EB36CA" w:rsidRPr="00DB0BF5" w:rsidRDefault="00EB36CA" w:rsidP="00EB36CA">
      <w:pPr>
        <w:spacing w:line="480" w:lineRule="auto"/>
        <w:ind w:firstLine="720"/>
      </w:pPr>
      <w:r w:rsidRPr="00DB0BF5">
        <w:t>Over the past decade, the United States and China have engaged in an escalating technological competition that increasingly centers on artificial intelligence. Both nations view AI as a strategic asset with implications for economic power, national security, and global influence.</w:t>
      </w:r>
      <w:r w:rsidRPr="00DB0BF5">
        <w:rPr>
          <w:rStyle w:val="EndnoteReference"/>
        </w:rPr>
        <w:endnoteReference w:id="33"/>
      </w:r>
      <w:r w:rsidRPr="00DB0BF5">
        <w:t xml:space="preserve"> Developing advanced AI systems requires supercomputers built on specialized semiconductors capable of processing vast quantities of data with high energy efficiency.</w:t>
      </w:r>
    </w:p>
    <w:p w14:paraId="6CEBA961" w14:textId="77777777" w:rsidR="00EB36CA" w:rsidRPr="00DB0BF5" w:rsidRDefault="00EB36CA" w:rsidP="00EB36CA">
      <w:pPr>
        <w:spacing w:line="480" w:lineRule="auto"/>
        <w:ind w:firstLine="720"/>
      </w:pPr>
      <w:r w:rsidRPr="00DB0BF5">
        <w:t>The 2018 breakthrough by Taiwan Semiconductor Manufacturing Company (TSMC) in producing 7-nanometer chips revolutionized global computing capacity, enabling the large-scale training of machine-learning models. Since then, control over semiconductor supply chains has become a focal point of</w:t>
      </w:r>
      <w:commentRangeStart w:id="29"/>
      <w:r w:rsidRPr="00DB0BF5">
        <w:t xml:space="preserve"> U.S.</w:t>
      </w:r>
      <w:ins w:id="30" w:author="Blase, Brett" w:date="2025-12-21T12:14:00Z" w16du:dateUtc="2025-12-21T17:14:00Z">
        <w:r w:rsidRPr="00DB0BF5">
          <w:t>-</w:t>
        </w:r>
      </w:ins>
      <w:del w:id="31" w:author="Blase, Brett" w:date="2025-12-21T12:14:00Z" w16du:dateUtc="2025-12-21T17:14:00Z">
        <w:r w:rsidRPr="00DB0BF5" w:rsidDel="00F526FF">
          <w:delText xml:space="preserve"> </w:delText>
        </w:r>
      </w:del>
      <w:r w:rsidRPr="00DB0BF5">
        <w:t>Ch</w:t>
      </w:r>
      <w:commentRangeEnd w:id="29"/>
      <w:r w:rsidRPr="00DB0BF5">
        <w:rPr>
          <w:rStyle w:val="CommentReference"/>
        </w:rPr>
        <w:commentReference w:id="29"/>
      </w:r>
      <w:r w:rsidRPr="00DB0BF5">
        <w:t>ina rivalry. China has sought greater access to TSMC technology through geopolitical leverage while the United States has treated semiconductor independence as a matter of national security, encouraging TSMC to establish fabrication plants in Arizona.</w:t>
      </w:r>
    </w:p>
    <w:p w14:paraId="27CDD6C4" w14:textId="77777777" w:rsidR="00EB36CA" w:rsidRPr="00DB0BF5" w:rsidRDefault="00EB36CA" w:rsidP="00EB36CA">
      <w:pPr>
        <w:spacing w:line="480" w:lineRule="auto"/>
        <w:ind w:firstLine="720"/>
      </w:pPr>
      <w:r w:rsidRPr="00DB0BF5">
        <w:t>Recent innovations by companies such as Nvidia have further transformed computational architecture, facilitating the development of large language models capable of reasoning, coding, and generating text. For both the United States and China, dominance in AI infrastructure represents both a technological and ideological contest: whichever nation controls data, compute power, and model sophistication will shape the next era of digital governance.</w:t>
      </w:r>
    </w:p>
    <w:p w14:paraId="1EB4DFAB" w14:textId="77777777" w:rsidR="00EB36CA" w:rsidRPr="00DB0BF5" w:rsidRDefault="00EB36CA" w:rsidP="00EB36CA">
      <w:pPr>
        <w:spacing w:line="480" w:lineRule="auto"/>
        <w:ind w:firstLine="720"/>
      </w:pPr>
      <w:r w:rsidRPr="00DB0BF5">
        <w:lastRenderedPageBreak/>
        <w:t>In this competitive context, U.S. policymakers may face increasing pressure to favor innovation over strict copyright protection. By allowing broad access to copyrighted data for machine-learning training, the United States could strengthen its global position in AI development mirroring Japan’s approach.</w:t>
      </w:r>
    </w:p>
    <w:p w14:paraId="1BF55B05" w14:textId="77777777" w:rsidR="00EB36CA" w:rsidRPr="00DB0BF5" w:rsidRDefault="00EB36CA" w:rsidP="00EB36CA">
      <w:pPr>
        <w:spacing w:line="480" w:lineRule="auto"/>
        <w:ind w:firstLine="720"/>
        <w:rPr>
          <w:b/>
          <w:bCs/>
        </w:rPr>
      </w:pPr>
      <w:r w:rsidRPr="00DB0BF5">
        <w:rPr>
          <w:b/>
          <w:bCs/>
        </w:rPr>
        <w:t xml:space="preserve">History of Copyright </w:t>
      </w:r>
    </w:p>
    <w:p w14:paraId="2EB195A0" w14:textId="76A4B82A" w:rsidR="00EB36CA" w:rsidRPr="00DB0BF5" w:rsidRDefault="00EB36CA" w:rsidP="00EB36CA">
      <w:pPr>
        <w:spacing w:line="480" w:lineRule="auto"/>
        <w:ind w:firstLine="720"/>
      </w:pPr>
      <w:r w:rsidRPr="00DB0BF5">
        <w:t>To understand whether Google should reap</w:t>
      </w:r>
      <w:ins w:id="32" w:author="Cutter, Tateana" w:date="2025-11-19T01:23:00Z">
        <w:r w:rsidRPr="00DB0BF5">
          <w:t xml:space="preserve"> </w:t>
        </w:r>
      </w:ins>
      <w:del w:id="33" w:author="Cutter, Tateana" w:date="2025-11-19T01:23:00Z">
        <w:r w:rsidRPr="00DB0BF5" w:rsidDel="00210D00">
          <w:delText xml:space="preserve">s </w:delText>
        </w:r>
      </w:del>
      <w:r w:rsidRPr="00DB0BF5">
        <w:t>the benefits of large language models, we must first examine the history of copyright, its evolution over time, and its relevance to modern technology. American copyright roots back to English Law, specifically in the Statute of Anne of 1710, which stated that “An act for the encouragement of learning, by vesting the copies of printed books in the authors or purchasers of such copies, during the times therein mentioned.</w:t>
      </w:r>
      <w:r w:rsidRPr="00DB0BF5">
        <w:rPr>
          <w:rStyle w:val="EndnoteReference"/>
        </w:rPr>
        <w:endnoteReference w:id="34"/>
      </w:r>
      <w:r w:rsidRPr="00DB0BF5">
        <w:t xml:space="preserve"> “Whereas printers, booksellers, and other persons have of late frequently taken the liberty of printing, reprinting, and publishing, or causing to be printed, reprinted, and published, books and other writings, without the consent of the authors or proprietors of such books and writings, to their very great detriment, and too often to the ruin of them and their families.”</w:t>
      </w:r>
      <w:r w:rsidRPr="00DB0BF5">
        <w:rPr>
          <w:rStyle w:val="EndnoteReference"/>
        </w:rPr>
        <w:endnoteReference w:id="35"/>
      </w:r>
      <w:r w:rsidRPr="00DB0BF5">
        <w:t xml:space="preserve"> In short, the statute declares the need for a law to stop unauthorized copying of books and to promote the creation of new, valuable works by protecting authors’ interests.</w:t>
      </w:r>
      <w:r w:rsidRPr="00DB0BF5">
        <w:rPr>
          <w:rStyle w:val="EndnoteReference"/>
        </w:rPr>
        <w:endnoteReference w:id="36"/>
      </w:r>
      <w:r w:rsidRPr="00DB0BF5">
        <w:t xml:space="preserve"> The statute recognized authors' rights that protected their interests while also serving to preserve their printed words.</w:t>
      </w:r>
      <w:r w:rsidRPr="00DB0BF5">
        <w:rPr>
          <w:rStyle w:val="EndnoteReference"/>
        </w:rPr>
        <w:endnoteReference w:id="37"/>
      </w:r>
      <w:r w:rsidRPr="00DB0BF5">
        <w:t xml:space="preserve"> </w:t>
      </w:r>
    </w:p>
    <w:p w14:paraId="6DC5E78D" w14:textId="0180B30B" w:rsidR="00EB36CA" w:rsidRPr="00DB0BF5" w:rsidRDefault="00EB36CA" w:rsidP="00EB36CA">
      <w:pPr>
        <w:spacing w:line="480" w:lineRule="auto"/>
        <w:ind w:firstLine="720"/>
      </w:pPr>
      <w:r w:rsidRPr="00DB0BF5">
        <w:t>Regarding American copyright law, it is “a transaction in which, in a kind of quid pro quo, the author is given the protection of copyright in exchange for making his or her work available; it is more accurate to speak in terms of compromise.”</w:t>
      </w:r>
      <w:r w:rsidRPr="00DB0BF5">
        <w:rPr>
          <w:rStyle w:val="EndnoteReference"/>
        </w:rPr>
        <w:endnoteReference w:id="38"/>
      </w:r>
      <w:r w:rsidRPr="00DB0BF5">
        <w:t xml:space="preserve"> The</w:t>
      </w:r>
      <w:commentRangeStart w:id="34"/>
      <w:r w:rsidRPr="00DB0BF5">
        <w:t xml:space="preserve"> </w:t>
      </w:r>
      <w:ins w:id="35" w:author="Blase, Brett" w:date="2025-12-21T12:38:00Z" w16du:dateUtc="2025-12-21T17:38:00Z">
        <w:r w:rsidRPr="00DB0BF5">
          <w:t>F</w:t>
        </w:r>
      </w:ins>
      <w:del w:id="36" w:author="Blase, Brett" w:date="2025-12-21T12:38:00Z" w16du:dateUtc="2025-12-21T17:38:00Z">
        <w:r w:rsidRPr="00DB0BF5" w:rsidDel="002A139E">
          <w:delText>f</w:delText>
        </w:r>
      </w:del>
      <w:r w:rsidRPr="00DB0BF5">
        <w:t xml:space="preserve">ounding </w:t>
      </w:r>
      <w:ins w:id="37" w:author="Blase, Brett" w:date="2025-12-21T12:39:00Z" w16du:dateUtc="2025-12-21T17:39:00Z">
        <w:r w:rsidRPr="00DB0BF5">
          <w:t>F</w:t>
        </w:r>
      </w:ins>
      <w:del w:id="38" w:author="Blase, Brett" w:date="2025-12-21T12:39:00Z" w16du:dateUtc="2025-12-21T17:39:00Z">
        <w:r w:rsidRPr="00DB0BF5" w:rsidDel="002A139E">
          <w:delText>f</w:delText>
        </w:r>
      </w:del>
      <w:r w:rsidRPr="00DB0BF5">
        <w:t>athers</w:t>
      </w:r>
      <w:commentRangeEnd w:id="34"/>
      <w:r w:rsidRPr="00DB0BF5">
        <w:rPr>
          <w:rStyle w:val="CommentReference"/>
        </w:rPr>
        <w:commentReference w:id="34"/>
      </w:r>
      <w:r w:rsidRPr="00DB0BF5">
        <w:t xml:space="preserve"> first vested the power of copyright within Article 1, Section 8. Article I, Section 8 states, “The Congress shall have power . . . To promote the progress of Science and useful Arts, by securing </w:t>
      </w:r>
      <w:r w:rsidRPr="00DB0BF5">
        <w:lastRenderedPageBreak/>
        <w:t>for limited Times to Authors and Inventors the exclusive right to their respective Writings and Discoveries.”</w:t>
      </w:r>
      <w:r w:rsidRPr="00DB0BF5">
        <w:rPr>
          <w:rStyle w:val="EndnoteReference"/>
        </w:rPr>
        <w:endnoteReference w:id="39"/>
      </w:r>
      <w:r w:rsidRPr="00DB0BF5">
        <w:t xml:space="preserve"> The United States “encourages intellectual productivity by a system that allows the owner of the copyright interest to exclude others from exercising rights with respect to the protected material; such a monopoly, of course, necessarily inhibits public use and development of that material.”</w:t>
      </w:r>
      <w:r w:rsidRPr="00DB0BF5">
        <w:rPr>
          <w:rStyle w:val="EndnoteReference"/>
        </w:rPr>
        <w:endnoteReference w:id="40"/>
      </w:r>
      <w:r w:rsidRPr="00DB0BF5">
        <w:t xml:space="preserve"> Copyright requires a balance of competitive interests while maximizing social good. Although creative work is recognized, there must be a motivation to serve the broad public through the “availability of literature, music, and other arts.”</w:t>
      </w:r>
      <w:r w:rsidRPr="00DB0BF5">
        <w:rPr>
          <w:rStyle w:val="EndnoteReference"/>
        </w:rPr>
        <w:endnoteReference w:id="41"/>
      </w:r>
      <w:r w:rsidRPr="00DB0BF5">
        <w:t xml:space="preserve"> However, the Supreme Court has held that “there is no inherent conflict between private motivation, in the form of private profit, and promotion of the public good or the 'Progress of Science and useful Art.”</w:t>
      </w:r>
      <w:r w:rsidRPr="00DB0BF5">
        <w:rPr>
          <w:rStyle w:val="EndnoteReference"/>
        </w:rPr>
        <w:endnoteReference w:id="42"/>
      </w:r>
      <w:r w:rsidRPr="00DB0BF5">
        <w:t xml:space="preserve"> The Supreme Court reasoned that the motivation was to promote the general welfare of original ideas of thought.</w:t>
      </w:r>
      <w:r w:rsidRPr="00DB0BF5">
        <w:rPr>
          <w:rStyle w:val="EndnoteReference"/>
        </w:rPr>
        <w:endnoteReference w:id="43"/>
      </w:r>
      <w:r w:rsidRPr="00DB0BF5">
        <w:t xml:space="preserve"> Therefore, to encourage original ideas, copyright protects the author of the idea. </w:t>
      </w:r>
    </w:p>
    <w:p w14:paraId="5C50F08D" w14:textId="373EBC36" w:rsidR="00EB36CA" w:rsidRPr="00DB0BF5" w:rsidRDefault="00EB36CA" w:rsidP="00EB36CA">
      <w:pPr>
        <w:spacing w:line="480" w:lineRule="auto"/>
        <w:ind w:firstLine="720"/>
      </w:pPr>
      <w:r w:rsidRPr="00DB0BF5">
        <w:t>There are still limitations to the protection of authors under copyright. These limitations include Limited Times and Specifically Enumerated Exclusive Rights.</w:t>
      </w:r>
      <w:r w:rsidRPr="00DB0BF5">
        <w:rPr>
          <w:rStyle w:val="EndnoteReference"/>
        </w:rPr>
        <w:endnoteReference w:id="44"/>
      </w:r>
      <w:r w:rsidRPr="00DB0BF5">
        <w:t xml:space="preserve"> Limited Times refers to the time that an original work by an author is protected from use by others.</w:t>
      </w:r>
      <w:r w:rsidRPr="00DB0BF5">
        <w:rPr>
          <w:rStyle w:val="EndnoteReference"/>
        </w:rPr>
        <w:endnoteReference w:id="45"/>
      </w:r>
      <w:r w:rsidRPr="00DB0BF5">
        <w:t xml:space="preserve"> The Copyright Act of 1976 established temporal protection beginning with the publication of the original work and extending throughout the life of the Author plus a fixed period of about fifty years.</w:t>
      </w:r>
      <w:r w:rsidRPr="00DB0BF5">
        <w:rPr>
          <w:rStyle w:val="EndnoteReference"/>
        </w:rPr>
        <w:endnoteReference w:id="46"/>
      </w:r>
      <w:r w:rsidRPr="00DB0BF5">
        <w:t xml:space="preserve"> In 1998, Congress enacted a 20-year extension, in addition to the original Copyright Act of 1976, for identified natural persons.</w:t>
      </w:r>
      <w:r w:rsidRPr="00DB0BF5">
        <w:rPr>
          <w:rStyle w:val="EndnoteReference"/>
        </w:rPr>
        <w:endnoteReference w:id="47"/>
      </w:r>
      <w:r w:rsidRPr="00DB0BF5">
        <w:t xml:space="preserve"> The Copyright Act of 1976 establishes that a bundle of rights that are exclusive only to the owner of those ideas; however, a couple of exemptions limit the full-fledged rights of the owner.</w:t>
      </w:r>
      <w:r w:rsidRPr="00DB0BF5">
        <w:rPr>
          <w:rStyle w:val="EndnoteReference"/>
        </w:rPr>
        <w:endnoteReference w:id="48"/>
      </w:r>
      <w:r w:rsidRPr="00DB0BF5">
        <w:t xml:space="preserve"> These exemptions include specifically enumerated exemptions, compulsory licenses, and the Fair Use Limitation.</w:t>
      </w:r>
      <w:r w:rsidRPr="00DB0BF5">
        <w:rPr>
          <w:rStyle w:val="EndnoteReference"/>
        </w:rPr>
        <w:endnoteReference w:id="49"/>
      </w:r>
      <w:r w:rsidRPr="00DB0BF5">
        <w:t xml:space="preserve"> Most enumerated exceptions are narrowly tailored and technical, based on precise criteria regarding conduct.</w:t>
      </w:r>
      <w:r w:rsidRPr="00DB0BF5">
        <w:rPr>
          <w:rStyle w:val="EndnoteReference"/>
        </w:rPr>
        <w:endnoteReference w:id="50"/>
      </w:r>
      <w:r w:rsidRPr="00DB0BF5">
        <w:t xml:space="preserve"> These exemptions are found in “Sections 108 through 122 of the Act” and include rights for copying, distribution, </w:t>
      </w:r>
      <w:r w:rsidRPr="00DB0BF5">
        <w:lastRenderedPageBreak/>
        <w:t>performance, and display.</w:t>
      </w:r>
      <w:r w:rsidRPr="00DB0BF5">
        <w:rPr>
          <w:rStyle w:val="EndnoteReference"/>
        </w:rPr>
        <w:endnoteReference w:id="51"/>
      </w:r>
      <w:r w:rsidRPr="00DB0BF5">
        <w:t xml:space="preserve"> Compulsory licenses are licenses from copyright owners that allow others to use their creation of thought for a fixed price.</w:t>
      </w:r>
      <w:r w:rsidRPr="00DB0BF5">
        <w:rPr>
          <w:rStyle w:val="EndnoteReference"/>
        </w:rPr>
        <w:endnoteReference w:id="52"/>
      </w:r>
      <w:r w:rsidRPr="00DB0BF5">
        <w:t xml:space="preserve"> An example is how most musicians sign with record labels, allowing them to receive money upfront in return for the labels earning royalties from the music.</w:t>
      </w:r>
      <w:r w:rsidRPr="00DB0BF5">
        <w:rPr>
          <w:rStyle w:val="EndnoteReference"/>
        </w:rPr>
        <w:endnoteReference w:id="53"/>
      </w:r>
      <w:r w:rsidRPr="00DB0BF5">
        <w:t xml:space="preserve"> The fair use limitation, codified under §108-122, is the compromise at the heart of copyright law that exempts liability for the fair use of a copyrighted work.</w:t>
      </w:r>
      <w:r w:rsidRPr="00DB0BF5">
        <w:rPr>
          <w:rStyle w:val="EndnoteReference"/>
        </w:rPr>
        <w:endnoteReference w:id="54"/>
      </w:r>
      <w:r w:rsidRPr="00DB0BF5">
        <w:t xml:space="preserve"> Although the definition of fair use is deceptively simple, courts have had difficulty establishing a clear structure for a reasonable analysis and determining most fair use issues on a case-by-case basis.</w:t>
      </w:r>
      <w:r w:rsidRPr="00DB0BF5">
        <w:rPr>
          <w:rStyle w:val="EndnoteReference"/>
        </w:rPr>
        <w:endnoteReference w:id="55"/>
      </w:r>
      <w:r w:rsidRPr="00DB0BF5">
        <w:t xml:space="preserve"> This historical balance between incentive and access now faces renewed tension in the context of AI. The same principles that once justified limited monopolies over books and music must be re-examined as machine learning systems consume and repurpose vast quantities of copyrighted data to generate new forms of expression.</w:t>
      </w:r>
    </w:p>
    <w:p w14:paraId="28293375" w14:textId="77777777" w:rsidR="00EB36CA" w:rsidRPr="00DB0BF5" w:rsidRDefault="00EB36CA" w:rsidP="00EB36CA">
      <w:pPr>
        <w:spacing w:line="480" w:lineRule="auto"/>
        <w:ind w:firstLine="720"/>
        <w:rPr>
          <w:b/>
          <w:bCs/>
        </w:rPr>
      </w:pPr>
      <w:commentRangeStart w:id="39"/>
      <w:r w:rsidRPr="00DB0BF5">
        <w:rPr>
          <w:b/>
          <w:bCs/>
        </w:rPr>
        <w:t>Case Precedent</w:t>
      </w:r>
      <w:commentRangeEnd w:id="39"/>
      <w:r w:rsidRPr="00DB0BF5">
        <w:rPr>
          <w:rStyle w:val="CommentReference"/>
        </w:rPr>
        <w:commentReference w:id="39"/>
      </w:r>
    </w:p>
    <w:p w14:paraId="4FA7C800" w14:textId="77777777" w:rsidR="00EB36CA" w:rsidRPr="00DB0BF5" w:rsidRDefault="00EB36CA" w:rsidP="00EB36CA">
      <w:pPr>
        <w:spacing w:line="480" w:lineRule="auto"/>
        <w:ind w:firstLine="720"/>
      </w:pPr>
      <w:commentRangeStart w:id="40"/>
      <w:r w:rsidRPr="00DB0BF5">
        <w:t>Courts</w:t>
      </w:r>
      <w:commentRangeEnd w:id="40"/>
      <w:r w:rsidRPr="00DB0BF5">
        <w:rPr>
          <w:rStyle w:val="CommentReference"/>
        </w:rPr>
        <w:commentReference w:id="40"/>
      </w:r>
      <w:r w:rsidRPr="00DB0BF5">
        <w:t xml:space="preserve"> have repeatedly applied the </w:t>
      </w:r>
      <w:commentRangeStart w:id="41"/>
      <w:r w:rsidRPr="00DB0BF5">
        <w:t>fair use doctrine</w:t>
      </w:r>
      <w:commentRangeEnd w:id="41"/>
      <w:r w:rsidRPr="00DB0BF5">
        <w:rPr>
          <w:rStyle w:val="CommentReference"/>
        </w:rPr>
        <w:commentReference w:id="41"/>
      </w:r>
      <w:r w:rsidRPr="00DB0BF5">
        <w:t xml:space="preserve"> to technologies that repurpose expressive works for non-expressive, analytical, or functional purposes. The central legal question is whether Google’s use of copyrighted materials to train its large language models constitutes “fair use” under 17 U.S.C. § 107. To understand how courts would interpret whether Google has the right to use copyrighted data, we must look at precedent to develop a framework for the product.  In determining whether the use made of a work in any </w:t>
      </w:r>
      <w:proofErr w:type="gramStart"/>
      <w:r w:rsidRPr="00DB0BF5">
        <w:t>particular case</w:t>
      </w:r>
      <w:proofErr w:type="gramEnd"/>
      <w:r w:rsidRPr="00DB0BF5">
        <w:t xml:space="preserve"> is a fair use the factors to be considered shall include: </w:t>
      </w:r>
    </w:p>
    <w:p w14:paraId="72B08030" w14:textId="77777777" w:rsidR="00EB36CA" w:rsidRPr="00DB0BF5" w:rsidRDefault="00EB36CA" w:rsidP="00EB36CA">
      <w:pPr>
        <w:pStyle w:val="ListParagraph"/>
        <w:numPr>
          <w:ilvl w:val="0"/>
          <w:numId w:val="1"/>
        </w:numPr>
        <w:spacing w:after="160" w:line="278" w:lineRule="auto"/>
      </w:pPr>
      <w:r w:rsidRPr="00DB0BF5">
        <w:t xml:space="preserve">the purpose and character of the use, including whether such use is of a commercial nature or is for nonprofit educational </w:t>
      </w:r>
      <w:proofErr w:type="gramStart"/>
      <w:r w:rsidRPr="00DB0BF5">
        <w:t>purposes;</w:t>
      </w:r>
      <w:proofErr w:type="gramEnd"/>
      <w:r w:rsidRPr="00DB0BF5">
        <w:t xml:space="preserve"> </w:t>
      </w:r>
    </w:p>
    <w:p w14:paraId="7832A99F" w14:textId="77777777" w:rsidR="00EB36CA" w:rsidRPr="00DB0BF5" w:rsidRDefault="00EB36CA" w:rsidP="00EB36CA">
      <w:pPr>
        <w:pStyle w:val="ListParagraph"/>
        <w:numPr>
          <w:ilvl w:val="0"/>
          <w:numId w:val="1"/>
        </w:numPr>
        <w:spacing w:after="160" w:line="278" w:lineRule="auto"/>
      </w:pPr>
      <w:r w:rsidRPr="00DB0BF5">
        <w:t xml:space="preserve">the nature of the copyrighted </w:t>
      </w:r>
      <w:proofErr w:type="gramStart"/>
      <w:r w:rsidRPr="00DB0BF5">
        <w:t>work;</w:t>
      </w:r>
      <w:proofErr w:type="gramEnd"/>
      <w:r w:rsidRPr="00DB0BF5">
        <w:t xml:space="preserve"> </w:t>
      </w:r>
    </w:p>
    <w:p w14:paraId="4AA22016" w14:textId="77777777" w:rsidR="00EB36CA" w:rsidRPr="00DB0BF5" w:rsidRDefault="00EB36CA" w:rsidP="00EB36CA">
      <w:pPr>
        <w:pStyle w:val="ListParagraph"/>
        <w:numPr>
          <w:ilvl w:val="0"/>
          <w:numId w:val="1"/>
        </w:numPr>
        <w:spacing w:after="160" w:line="278" w:lineRule="auto"/>
      </w:pPr>
      <w:r w:rsidRPr="00DB0BF5">
        <w:t xml:space="preserve">the amount and substantiality of the portion used in relation to the copyrighted work as a whole; and </w:t>
      </w:r>
    </w:p>
    <w:p w14:paraId="48B5D86A" w14:textId="60E85045" w:rsidR="00EB36CA" w:rsidRPr="00DB0BF5" w:rsidRDefault="00EB36CA" w:rsidP="00EB36CA">
      <w:pPr>
        <w:pStyle w:val="ListParagraph"/>
        <w:numPr>
          <w:ilvl w:val="0"/>
          <w:numId w:val="1"/>
        </w:numPr>
        <w:spacing w:after="160" w:line="278" w:lineRule="auto"/>
      </w:pPr>
      <w:r w:rsidRPr="00DB0BF5">
        <w:t>the effect of the use upon the potential market for or value of the copyrighted work.</w:t>
      </w:r>
      <w:r w:rsidRPr="00DB0BF5">
        <w:rPr>
          <w:rStyle w:val="EndnoteReference"/>
        </w:rPr>
        <w:endnoteReference w:id="56"/>
      </w:r>
      <w:r w:rsidRPr="00DB0BF5">
        <w:t xml:space="preserve"> </w:t>
      </w:r>
    </w:p>
    <w:p w14:paraId="033C2DFB" w14:textId="77777777" w:rsidR="00EB36CA" w:rsidRPr="00DB0BF5" w:rsidRDefault="00EB36CA" w:rsidP="00EB36CA">
      <w:pPr>
        <w:spacing w:line="480" w:lineRule="auto"/>
      </w:pPr>
      <w:r w:rsidRPr="00DB0BF5">
        <w:lastRenderedPageBreak/>
        <w:t>The fact that a work is unpublished shall not itself bar a finding of fair use if such finding is made upon consideration of all the above factors. The fair use doctrine “permits courts to avoid rigid application of the copyright statute when, on occasion, it would stifle the very creativity which that law is designed to foster.”</w:t>
      </w:r>
    </w:p>
    <w:p w14:paraId="36BCB6FF" w14:textId="77777777" w:rsidR="00EB36CA" w:rsidRPr="00DB0BF5" w:rsidRDefault="00EB36CA" w:rsidP="00EB36CA">
      <w:pPr>
        <w:spacing w:line="480" w:lineRule="auto"/>
        <w:ind w:firstLine="720"/>
        <w:rPr>
          <w:b/>
          <w:bCs/>
        </w:rPr>
      </w:pPr>
      <w:r w:rsidRPr="00DB0BF5">
        <w:rPr>
          <w:b/>
          <w:bCs/>
        </w:rPr>
        <w:t>1)The Purpose and Character of Use</w:t>
      </w:r>
    </w:p>
    <w:p w14:paraId="00C5330E" w14:textId="77777777" w:rsidR="00EB36CA" w:rsidRPr="00DB0BF5" w:rsidRDefault="00EB36CA" w:rsidP="00EB36CA">
      <w:pPr>
        <w:spacing w:line="480" w:lineRule="auto"/>
        <w:ind w:firstLine="720"/>
      </w:pPr>
      <w:r w:rsidRPr="00DB0BF5">
        <w:t>The first factor is “the purpose and character of the use, including whether such use is of a commercial nature or is for nonprofit educational purposes.” 17 U.S.C. § 107(1). This factor “focuses on whether an allegedly infringing use has a further purpose or different character, which is a matter of degree, and the degree of difference must be weighed against other considerations, like commercialism.”</w:t>
      </w:r>
      <w:r w:rsidRPr="00DB0BF5">
        <w:rPr>
          <w:rStyle w:val="EndnoteReference"/>
        </w:rPr>
        <w:endnoteReference w:id="57"/>
      </w:r>
    </w:p>
    <w:p w14:paraId="28443F1C" w14:textId="6FCB2AD7" w:rsidR="00EB36CA" w:rsidRPr="00DB0BF5" w:rsidRDefault="00EB36CA" w:rsidP="00EB36CA">
      <w:pPr>
        <w:spacing w:line="480" w:lineRule="auto"/>
        <w:ind w:firstLine="720"/>
      </w:pPr>
      <w:r w:rsidRPr="00DB0BF5">
        <w:t xml:space="preserve">In </w:t>
      </w:r>
      <w:r w:rsidRPr="00DB0BF5">
        <w:rPr>
          <w:b/>
          <w:bCs/>
        </w:rPr>
        <w:t>Andy Warhol Foundation for the Visual Arts, Inc. v. Goldsmith</w:t>
      </w:r>
      <w:r w:rsidRPr="00DB0BF5">
        <w:t>, the Court was presented with an issue on the first fair use factor, whether “the purpose and character of the use, including whether such use is of a commercial nature or is for nonprofit educational purposes.”</w:t>
      </w:r>
      <w:r w:rsidRPr="00DB0BF5">
        <w:rPr>
          <w:rStyle w:val="EndnoteReference"/>
        </w:rPr>
        <w:endnoteReference w:id="58"/>
      </w:r>
      <w:r w:rsidRPr="00DB0BF5">
        <w:t xml:space="preserve"> Courts must conduct a balancing test to weigh the difference between whether the infringing use has a further purpose or a different character.</w:t>
      </w:r>
      <w:r w:rsidRPr="00DB0BF5">
        <w:rPr>
          <w:rStyle w:val="EndnoteReference"/>
        </w:rPr>
        <w:endnoteReference w:id="59"/>
      </w:r>
      <w:r w:rsidRPr="00DB0BF5">
        <w:t xml:space="preserve"> The Court held that the photograph was protected by copyright because the picture was a licensed image.</w:t>
      </w:r>
      <w:r w:rsidRPr="00DB0BF5">
        <w:rPr>
          <w:rStyle w:val="EndnoteReference"/>
        </w:rPr>
        <w:endnoteReference w:id="60"/>
      </w:r>
      <w:r w:rsidRPr="00DB0BF5">
        <w:t xml:space="preserve"> Photographers make a living through their original works, and the magazine that used the image was using the photograph for the same economic purpose as the photographer; therefore, it should be protected by copyright.</w:t>
      </w:r>
      <w:r w:rsidRPr="00DB0BF5">
        <w:rPr>
          <w:rStyle w:val="EndnoteReference"/>
        </w:rPr>
        <w:endnoteReference w:id="61"/>
      </w:r>
      <w:r w:rsidRPr="00DB0BF5">
        <w:t xml:space="preserve"> However, not all of the photographer’s pictures should be barred by copyright by the first fair use factor.</w:t>
      </w:r>
      <w:r w:rsidRPr="00DB0BF5">
        <w:rPr>
          <w:rStyle w:val="EndnoteReference"/>
        </w:rPr>
        <w:endnoteReference w:id="62"/>
      </w:r>
      <w:r w:rsidRPr="00DB0BF5">
        <w:t xml:space="preserve"> One of the photographer’s other photos illustrates a distinction from the purpose and character of his photos.</w:t>
      </w:r>
      <w:r w:rsidRPr="00DB0BF5">
        <w:rPr>
          <w:rStyle w:val="EndnoteReference"/>
        </w:rPr>
        <w:endnoteReference w:id="63"/>
      </w:r>
      <w:r w:rsidRPr="00DB0BF5">
        <w:t xml:space="preserve"> Here, the purpose of the company's use of his work was to market and advertise for the company, rather than to use the work in a similar economic </w:t>
      </w:r>
      <w:r w:rsidRPr="00DB0BF5">
        <w:lastRenderedPageBreak/>
        <w:t>manner as the photographer.</w:t>
      </w:r>
      <w:r w:rsidRPr="00DB0BF5">
        <w:rPr>
          <w:rStyle w:val="EndnoteReference"/>
        </w:rPr>
        <w:endnoteReference w:id="64"/>
      </w:r>
      <w:r w:rsidRPr="00DB0BF5">
        <w:t xml:space="preserve"> Therefore, when one uses an original work for a different economic purpose than the one for which it was created, they are not barred by copyright. </w:t>
      </w:r>
    </w:p>
    <w:p w14:paraId="5D35D04A" w14:textId="77777777" w:rsidR="00EB36CA" w:rsidRPr="00DB0BF5" w:rsidRDefault="00EB36CA" w:rsidP="00EB36CA">
      <w:pPr>
        <w:spacing w:line="480" w:lineRule="auto"/>
        <w:ind w:firstLine="720"/>
      </w:pPr>
      <w:r w:rsidRPr="00DB0BF5">
        <w:t>In</w:t>
      </w:r>
      <w:r w:rsidRPr="00DB0BF5">
        <w:rPr>
          <w:i/>
          <w:iCs/>
        </w:rPr>
        <w:t xml:space="preserve"> </w:t>
      </w:r>
      <w:commentRangeStart w:id="42"/>
      <w:r w:rsidRPr="00DB0BF5">
        <w:rPr>
          <w:i/>
          <w:iCs/>
        </w:rPr>
        <w:t>Authors Guild, Inc. vs. Hathi Trust</w:t>
      </w:r>
      <w:commentRangeEnd w:id="42"/>
      <w:r w:rsidRPr="00DB0BF5">
        <w:rPr>
          <w:rStyle w:val="CommentReference"/>
          <w:i/>
          <w:iCs/>
        </w:rPr>
        <w:commentReference w:id="42"/>
      </w:r>
      <w:r w:rsidRPr="00DB0BF5">
        <w:t>, the Court considered the issue of whether creating digital copies of books to search the location of pages within a book is regarded as a transformative use.</w:t>
      </w:r>
      <w:r w:rsidRPr="00DB0BF5">
        <w:rPr>
          <w:rStyle w:val="EndnoteReference"/>
        </w:rPr>
        <w:endnoteReference w:id="65"/>
      </w:r>
      <w:r w:rsidRPr="00DB0BF5">
        <w:t xml:space="preserve"> The Court held “a word search is different in purpose, character, expression, meaning, and message from the page (and the book) from which it is drawn” and would be a transformative use.</w:t>
      </w:r>
      <w:r w:rsidRPr="00DB0BF5">
        <w:rPr>
          <w:rStyle w:val="EndnoteReference"/>
        </w:rPr>
        <w:endnoteReference w:id="66"/>
      </w:r>
      <w:r w:rsidRPr="00DB0BF5">
        <w:t xml:space="preserve"> </w:t>
      </w:r>
      <w:commentRangeStart w:id="43"/>
      <w:r w:rsidRPr="00DB0BF5">
        <w:t>The original text bears little to no resemblance to the original text and merely references a word from the book and “discern little to no resemblance between the original text and the results of the HDL full-text search.”</w:t>
      </w:r>
      <w:r w:rsidRPr="00DB0BF5">
        <w:rPr>
          <w:rStyle w:val="EndnoteReference"/>
        </w:rPr>
        <w:endnoteReference w:id="67"/>
      </w:r>
      <w:r w:rsidRPr="00DB0BF5">
        <w:t xml:space="preserve"> </w:t>
      </w:r>
      <w:commentRangeEnd w:id="43"/>
      <w:r w:rsidRPr="00DB0BF5">
        <w:rPr>
          <w:rStyle w:val="CommentReference"/>
        </w:rPr>
        <w:commentReference w:id="43"/>
      </w:r>
      <w:r w:rsidRPr="00DB0BF5">
        <w:t>The new search function does not “merely repackage[ ] or republish[ ] the original[s], or recast “an original work into a new mode of presentation, but the new search function adds the original with something new, with a different purpose and a different character.</w:t>
      </w:r>
      <w:r w:rsidRPr="00DB0BF5">
        <w:rPr>
          <w:rStyle w:val="EndnoteReference"/>
        </w:rPr>
        <w:endnoteReference w:id="68"/>
      </w:r>
      <w:r w:rsidRPr="00DB0BF5">
        <w:t xml:space="preserve"> Therefore, when copyrighted material is used for an original function then it is considered a fair use.</w:t>
      </w:r>
    </w:p>
    <w:p w14:paraId="74849849" w14:textId="745202E2" w:rsidR="00EB36CA" w:rsidRDefault="00EB36CA" w:rsidP="00EB36CA">
      <w:pPr>
        <w:spacing w:line="480" w:lineRule="auto"/>
        <w:ind w:firstLine="720"/>
      </w:pPr>
      <w:r w:rsidRPr="00DB0BF5">
        <w:t xml:space="preserve">In </w:t>
      </w:r>
      <w:commentRangeStart w:id="44"/>
      <w:r w:rsidRPr="00DB0BF5">
        <w:t>Authors Guild v. Google, Inc.</w:t>
      </w:r>
      <w:commentRangeEnd w:id="44"/>
      <w:r w:rsidRPr="00DB0BF5">
        <w:rPr>
          <w:rStyle w:val="CommentReference"/>
        </w:rPr>
        <w:commentReference w:id="44"/>
      </w:r>
      <w:r w:rsidRPr="00DB0BF5">
        <w:t>, the Court considered the issue of whether “Google's search and snippet views functions satisfy the first fair use factor with respect to Plaintiffs' rights in their books.”</w:t>
      </w:r>
      <w:r w:rsidRPr="00DB0BF5">
        <w:rPr>
          <w:rStyle w:val="EndnoteReference"/>
        </w:rPr>
        <w:endnoteReference w:id="69"/>
      </w:r>
      <w:r w:rsidRPr="00DB0BF5">
        <w:t xml:space="preserve"> The Court held that Google's creation of digital copies of original books to enable the creation of a search button for identifying a book is considered a transformative use that differs from the original purpose of authors selling books for economic gain.</w:t>
      </w:r>
      <w:r w:rsidRPr="00DB0BF5">
        <w:rPr>
          <w:rStyle w:val="EndnoteReference"/>
        </w:rPr>
        <w:endnoteReference w:id="70"/>
      </w:r>
      <w:r w:rsidRPr="00DB0BF5">
        <w:t xml:space="preserve"> The Court reasoned that “Google's copying of the original copyrighted books is to make available significant information about those books, permitting a searcher to identify those that contain a word or term of interest, as well as those that do not include a reference to it.”</w:t>
      </w:r>
      <w:r w:rsidRPr="00DB0BF5">
        <w:rPr>
          <w:rStyle w:val="EndnoteReference"/>
        </w:rPr>
        <w:endnoteReference w:id="71"/>
      </w:r>
      <w:r w:rsidRPr="00DB0BF5">
        <w:t xml:space="preserve"> This differs from </w:t>
      </w:r>
      <w:commentRangeStart w:id="45"/>
      <w:proofErr w:type="spellStart"/>
      <w:r w:rsidRPr="00DB0BF5">
        <w:t>HathiTrust</w:t>
      </w:r>
      <w:commentRangeEnd w:id="45"/>
      <w:proofErr w:type="spellEnd"/>
      <w:r w:rsidRPr="00DB0BF5">
        <w:rPr>
          <w:rStyle w:val="CommentReference"/>
        </w:rPr>
        <w:commentReference w:id="45"/>
      </w:r>
      <w:r w:rsidRPr="00DB0BF5">
        <w:t xml:space="preserve">, as </w:t>
      </w:r>
      <w:proofErr w:type="spellStart"/>
      <w:r w:rsidRPr="00DB0BF5">
        <w:t>HathiTrust's</w:t>
      </w:r>
      <w:proofErr w:type="spellEnd"/>
      <w:r w:rsidRPr="00DB0BF5">
        <w:t xml:space="preserve"> transformative use was in creating a search function within the book. In contrast, Google’s search allowed users to understand the context in which the snippet </w:t>
      </w:r>
      <w:r w:rsidRPr="00DB0BF5">
        <w:lastRenderedPageBreak/>
        <w:t>was located within the book.</w:t>
      </w:r>
      <w:r w:rsidRPr="00DB0BF5">
        <w:rPr>
          <w:rStyle w:val="EndnoteReference"/>
        </w:rPr>
        <w:endnoteReference w:id="72"/>
      </w:r>
      <w:r w:rsidRPr="00DB0BF5">
        <w:t xml:space="preserve"> Therefore, the nature of utilizing copyrighted books </w:t>
      </w:r>
      <w:proofErr w:type="gramStart"/>
      <w:r w:rsidRPr="00DB0BF5">
        <w:t>as a way to</w:t>
      </w:r>
      <w:proofErr w:type="gramEnd"/>
      <w:r w:rsidRPr="00DB0BF5">
        <w:t xml:space="preserve"> search for snippets within a book differs from actually reading a page of the book; thus, the Court </w:t>
      </w:r>
    </w:p>
    <w:p w14:paraId="1DD3123F" w14:textId="77777777" w:rsidR="00EB36CA" w:rsidRPr="00DB0BF5" w:rsidRDefault="00EB36CA" w:rsidP="00EB36CA">
      <w:pPr>
        <w:spacing w:line="480" w:lineRule="auto"/>
        <w:ind w:firstLine="720"/>
        <w:rPr>
          <w:b/>
          <w:bCs/>
        </w:rPr>
      </w:pPr>
      <w:r w:rsidRPr="00DB0BF5">
        <w:rPr>
          <w:b/>
          <w:bCs/>
        </w:rPr>
        <w:t>Nature of Fair Use</w:t>
      </w:r>
    </w:p>
    <w:p w14:paraId="456FB9C0" w14:textId="77777777" w:rsidR="00EB36CA" w:rsidRPr="00DB0BF5" w:rsidRDefault="00EB36CA" w:rsidP="00EB36CA">
      <w:pPr>
        <w:spacing w:line="480" w:lineRule="auto"/>
        <w:ind w:firstLine="720"/>
      </w:pPr>
      <w:r w:rsidRPr="00DB0BF5">
        <w:t>The second fair-use factor is "the nature of the copyrighted work."</w:t>
      </w:r>
      <w:r w:rsidRPr="00DB0BF5">
        <w:rPr>
          <w:rStyle w:val="EndnoteReference"/>
        </w:rPr>
        <w:endnoteReference w:id="73"/>
      </w:r>
      <w:r w:rsidRPr="00DB0BF5">
        <w:t xml:space="preserve"> It "calls for recognition that some works are closer to the core of intended copyright protection than others, with the consequence that fair use is more difficult to establish when the former works are copied."</w:t>
      </w:r>
      <w:r w:rsidRPr="00DB0BF5">
        <w:rPr>
          <w:rStyle w:val="EndnoteReference"/>
        </w:rPr>
        <w:endnoteReference w:id="74"/>
      </w:r>
      <w:r w:rsidRPr="00DB0BF5">
        <w:t xml:space="preserve"> </w:t>
      </w:r>
      <w:r w:rsidRPr="00DB0BF5">
        <w:rPr>
          <w:b/>
          <w:bCs/>
        </w:rPr>
        <w:t>Campbell</w:t>
      </w:r>
      <w:r w:rsidRPr="00DB0BF5">
        <w:t xml:space="preserve"> Application of this factor often depends on whether the work is factual or fictional, for "the law generally recognizes a greater need to disseminate factual works than works of fiction or fantasy."</w:t>
      </w:r>
      <w:r w:rsidRPr="00DB0BF5">
        <w:rPr>
          <w:rStyle w:val="EndnoteReference"/>
        </w:rPr>
        <w:endnoteReference w:id="75"/>
      </w:r>
    </w:p>
    <w:p w14:paraId="6A35E3CC" w14:textId="26606B1C" w:rsidR="00EB36CA" w:rsidRPr="00DB0BF5" w:rsidRDefault="00EB36CA" w:rsidP="00EB36CA">
      <w:pPr>
        <w:spacing w:line="480" w:lineRule="auto"/>
        <w:ind w:firstLine="720"/>
      </w:pPr>
      <w:r w:rsidRPr="00DB0BF5">
        <w:t xml:space="preserve">In </w:t>
      </w:r>
      <w:r w:rsidRPr="00DB0BF5">
        <w:rPr>
          <w:b/>
          <w:bCs/>
        </w:rPr>
        <w:t>Harper &amp; Row Publishers, Inc. v. Nation Enterprises</w:t>
      </w:r>
      <w:r w:rsidRPr="00DB0BF5">
        <w:t>, the issue presented was whether the nature of an unpublished autobiography was considered a fair use. The Court held that the manuscripts were not considered a fair use. The Court reasoned that a small number of quotes is necessary to explain a story. Still, the party inserted "subjective descriptions and portraits of public figures whose power lies in the author's individualized expression."</w:t>
      </w:r>
      <w:r w:rsidRPr="00DB0BF5">
        <w:rPr>
          <w:rStyle w:val="EndnoteReference"/>
        </w:rPr>
        <w:endnoteReference w:id="76"/>
      </w:r>
      <w:r w:rsidRPr="00DB0BF5">
        <w:t xml:space="preserve"> The work exceeded the necessary facts and was unpublished with subjective descriptions that aligned with the author's individualized expression.</w:t>
      </w:r>
      <w:r w:rsidRPr="00DB0BF5">
        <w:rPr>
          <w:rStyle w:val="EndnoteReference"/>
        </w:rPr>
        <w:endnoteReference w:id="77"/>
      </w:r>
      <w:r w:rsidRPr="00DB0BF5">
        <w:t xml:space="preserve"> Since the copyright holders had entered into a contractual undertaking to "keep the manuscript confidential" and required that all those to whom the manuscript was shown also "sign an agreement to keep the manuscript confidential," the copyright holder had the right to keep the manuscripts protected if the nature of the use was similar to the original.</w:t>
      </w:r>
      <w:r w:rsidRPr="00DB0BF5">
        <w:rPr>
          <w:rStyle w:val="EndnoteReference"/>
        </w:rPr>
        <w:endnoteReference w:id="78"/>
      </w:r>
      <w:r w:rsidRPr="00DB0BF5">
        <w:t xml:space="preserve"> Since the publication had no original thought when it published the manuscripts and predominantly used duplicate content, the use infringes the copyright holder's interests in confidentiality.</w:t>
      </w:r>
      <w:r w:rsidRPr="00DB0BF5">
        <w:rPr>
          <w:rStyle w:val="EndnoteReference"/>
        </w:rPr>
        <w:endnoteReference w:id="79"/>
      </w:r>
      <w:r w:rsidRPr="00DB0BF5">
        <w:t xml:space="preserve"> It is difficult to characterize as "fair."</w:t>
      </w:r>
      <w:r w:rsidRPr="00DB0BF5">
        <w:rPr>
          <w:rStyle w:val="EndnoteReference"/>
        </w:rPr>
        <w:endnoteReference w:id="80"/>
      </w:r>
    </w:p>
    <w:p w14:paraId="3070FC47" w14:textId="77777777" w:rsidR="00EB36CA" w:rsidRDefault="00EB36CA" w:rsidP="00EB36CA">
      <w:pPr>
        <w:spacing w:line="480" w:lineRule="auto"/>
        <w:ind w:firstLine="720"/>
      </w:pPr>
      <w:r w:rsidRPr="00DB0BF5">
        <w:lastRenderedPageBreak/>
        <w:t xml:space="preserve">In </w:t>
      </w:r>
      <w:r w:rsidRPr="00DB0BF5">
        <w:rPr>
          <w:b/>
          <w:bCs/>
        </w:rPr>
        <w:t>Google LLC v. Oracle America, Inc.</w:t>
      </w:r>
      <w:r w:rsidRPr="00DB0BF5">
        <w:t>, the issue presented was whether "fair use can play an important role in determining the lawful scope of a computer program copyright."</w:t>
      </w:r>
      <w:r w:rsidRPr="00DB0BF5">
        <w:rPr>
          <w:rStyle w:val="EndnoteReference"/>
        </w:rPr>
        <w:endnoteReference w:id="81"/>
      </w:r>
      <w:r w:rsidRPr="00DB0BF5">
        <w:t xml:space="preserve"> The Court examined whether the nature of the copyrighted work constitutes fair use. The technology the Court was examining was whether the user interface, which allows users to command code through easy-to-use buttons, had the exact nature as the copyrighted work.</w:t>
      </w:r>
      <w:r w:rsidRPr="00DB0BF5">
        <w:rPr>
          <w:rStyle w:val="EndnoteReference"/>
        </w:rPr>
        <w:endnoteReference w:id="82"/>
      </w:r>
      <w:r w:rsidRPr="00DB0BF5">
        <w:t xml:space="preserve"> The Court held that the nature of the copyrighted work was considered fair use because although they followed similar parts of the copyrighted code, the declaring code differs to some degree from the mainstream of computer programs.</w:t>
      </w:r>
      <w:r w:rsidRPr="00DB0BF5">
        <w:rPr>
          <w:rStyle w:val="EndnoteReference"/>
        </w:rPr>
        <w:endnoteReference w:id="83"/>
      </w:r>
      <w:r w:rsidRPr="00DB0BF5">
        <w:t xml:space="preserve"> Although it is similar to other computer programs protected by copyright, this computer program is unique because it also incorporates other uncopyrightable ideas through original creative expression.</w:t>
      </w:r>
      <w:r w:rsidRPr="00DB0BF5">
        <w:rPr>
          <w:rStyle w:val="EndnoteReference"/>
        </w:rPr>
        <w:endnoteReference w:id="84"/>
      </w:r>
      <w:r w:rsidRPr="00DB0BF5">
        <w:t xml:space="preserve"> The nature of the program is "to encourage programmers to learn and to use that system so that they will use (and continue to use) Sun-related implementing programs that Google did not copy," not to take the computer programs and create a whole new platform to rival the Run programs.</w:t>
      </w:r>
      <w:r w:rsidRPr="00DB0BF5">
        <w:rPr>
          <w:rStyle w:val="EndnoteReference"/>
        </w:rPr>
        <w:endnoteReference w:id="85"/>
      </w:r>
      <w:r w:rsidRPr="00DB0BF5">
        <w:t xml:space="preserve"> Therefore, when one uses a computer program that has copyrightable material and adds uncopyrightable ideas and uses the program in a manner that is different than the original work, it is considered a fair use. </w:t>
      </w:r>
    </w:p>
    <w:p w14:paraId="798AEA3C" w14:textId="77777777" w:rsidR="00EB36CA" w:rsidRPr="00DB0BF5" w:rsidRDefault="00EB36CA" w:rsidP="00EB36CA">
      <w:pPr>
        <w:spacing w:line="480" w:lineRule="auto"/>
        <w:rPr>
          <w:rFonts w:eastAsiaTheme="majorEastAsia"/>
          <w:b/>
          <w:bCs/>
        </w:rPr>
      </w:pPr>
      <w:r w:rsidRPr="00DB0BF5">
        <w:rPr>
          <w:rFonts w:eastAsiaTheme="majorEastAsia"/>
          <w:b/>
          <w:bCs/>
        </w:rPr>
        <w:t xml:space="preserve">3)the amount and substantiality of the portion used in relation to the copyrighted </w:t>
      </w:r>
    </w:p>
    <w:p w14:paraId="6148F3B6" w14:textId="51CB1E68" w:rsidR="00EB36CA" w:rsidRPr="00DB0BF5" w:rsidRDefault="00EB36CA" w:rsidP="00EB36CA">
      <w:pPr>
        <w:spacing w:line="480" w:lineRule="auto"/>
        <w:ind w:firstLine="720"/>
        <w:rPr>
          <w:rFonts w:eastAsiaTheme="majorEastAsia"/>
          <w:b/>
          <w:bCs/>
        </w:rPr>
      </w:pPr>
      <w:r w:rsidRPr="00DB0BF5">
        <w:rPr>
          <w:rFonts w:eastAsiaTheme="majorEastAsia"/>
        </w:rPr>
        <w:t>The third fair-use factor considers “the amount and substantiality of the portion used in relation to the copyrighted work as a whole.”</w:t>
      </w:r>
      <w:r w:rsidRPr="00DB0BF5">
        <w:rPr>
          <w:rStyle w:val="EndnoteReference"/>
          <w:rFonts w:eastAsiaTheme="majorEastAsia"/>
        </w:rPr>
        <w:endnoteReference w:id="86"/>
      </w:r>
      <w:r w:rsidRPr="00DB0BF5">
        <w:rPr>
          <w:rFonts w:eastAsiaTheme="majorEastAsia"/>
        </w:rPr>
        <w:t xml:space="preserve"> It turns on whether the extent of the copying is “reasonable in relation to the purpose of the copying.”</w:t>
      </w:r>
      <w:r w:rsidRPr="00DB0BF5">
        <w:rPr>
          <w:rStyle w:val="EndnoteReference"/>
          <w:rFonts w:eastAsiaTheme="majorEastAsia"/>
        </w:rPr>
        <w:endnoteReference w:id="87"/>
      </w:r>
      <w:r w:rsidRPr="00DB0BF5">
        <w:rPr>
          <w:rFonts w:eastAsiaTheme="majorEastAsia"/>
        </w:rPr>
        <w:t xml:space="preserve"> </w:t>
      </w:r>
      <w:r w:rsidRPr="00DB0BF5">
        <w:rPr>
          <w:rFonts w:eastAsiaTheme="majorEastAsia"/>
          <w:b/>
          <w:bCs/>
        </w:rPr>
        <w:t>Campbell</w:t>
      </w:r>
    </w:p>
    <w:p w14:paraId="46BA66F5" w14:textId="6CA6FF13" w:rsidR="00EB36CA" w:rsidRPr="00DB0BF5" w:rsidRDefault="00EB36CA" w:rsidP="00EB36CA">
      <w:pPr>
        <w:spacing w:line="480" w:lineRule="auto"/>
        <w:rPr>
          <w:rFonts w:eastAsiaTheme="majorEastAsia"/>
        </w:rPr>
      </w:pPr>
      <w:r w:rsidRPr="00DB0BF5">
        <w:rPr>
          <w:rFonts w:eastAsiaTheme="majorEastAsia"/>
          <w:b/>
          <w:bCs/>
        </w:rPr>
        <w:tab/>
      </w:r>
      <w:r w:rsidRPr="00DB0BF5">
        <w:rPr>
          <w:rFonts w:eastAsiaTheme="majorEastAsia"/>
        </w:rPr>
        <w:t xml:space="preserve">In </w:t>
      </w:r>
      <w:r w:rsidRPr="00DB0BF5">
        <w:rPr>
          <w:rFonts w:eastAsiaTheme="majorEastAsia"/>
          <w:b/>
          <w:bCs/>
        </w:rPr>
        <w:t>Harper</w:t>
      </w:r>
      <w:r w:rsidRPr="00DB0BF5">
        <w:rPr>
          <w:rFonts w:eastAsiaTheme="majorEastAsia"/>
        </w:rPr>
        <w:t xml:space="preserve">, the court also examined whether the amount and substantiality of the words quoted in the manuscript were in relation to the copyrighted work. The Court held that the quoted words were an insubstantial portion of the manuscript because the “portions quoted were </w:t>
      </w:r>
      <w:r w:rsidRPr="00DB0BF5">
        <w:rPr>
          <w:rFonts w:eastAsiaTheme="majorEastAsia"/>
        </w:rPr>
        <w:lastRenderedPageBreak/>
        <w:t>. . .  among the most powerful passages in those chapters.”</w:t>
      </w:r>
      <w:r w:rsidRPr="00DB0BF5">
        <w:rPr>
          <w:rStyle w:val="EndnoteReference"/>
          <w:rFonts w:eastAsiaTheme="majorEastAsia"/>
        </w:rPr>
        <w:endnoteReference w:id="88"/>
      </w:r>
      <w:r w:rsidRPr="00DB0BF5">
        <w:rPr>
          <w:rFonts w:eastAsiaTheme="majorEastAsia"/>
        </w:rPr>
        <w:t xml:space="preserve"> Stripping the verbatim quotes, “the </w:t>
      </w:r>
    </w:p>
    <w:p w14:paraId="780C96AC" w14:textId="77777777" w:rsidR="00EB36CA" w:rsidRPr="00DB0BF5" w:rsidRDefault="00EB36CA" w:rsidP="00EB36CA">
      <w:pPr>
        <w:spacing w:line="480" w:lineRule="auto"/>
        <w:rPr>
          <w:rFonts w:eastAsiaTheme="majorEastAsia"/>
        </w:rPr>
      </w:pPr>
      <w:r w:rsidRPr="00DB0BF5">
        <w:rPr>
          <w:rFonts w:eastAsiaTheme="majorEastAsia"/>
        </w:rPr>
        <w:t>direct takings from the unpublished manuscript constitute at least 13% of the infringing article.”</w:t>
      </w:r>
      <w:r w:rsidRPr="00DB0BF5">
        <w:rPr>
          <w:rStyle w:val="EndnoteReference"/>
          <w:rFonts w:eastAsiaTheme="majorEastAsia"/>
        </w:rPr>
        <w:endnoteReference w:id="89"/>
      </w:r>
      <w:r w:rsidRPr="00DB0BF5">
        <w:rPr>
          <w:rFonts w:eastAsiaTheme="majorEastAsia"/>
        </w:rPr>
        <w:t xml:space="preserve"> The court reasoned that the expressive value of the excerpts </w:t>
      </w:r>
      <w:proofErr w:type="gramStart"/>
      <w:r w:rsidRPr="00DB0BF5">
        <w:rPr>
          <w:rFonts w:eastAsiaTheme="majorEastAsia"/>
        </w:rPr>
        <w:t>were</w:t>
      </w:r>
      <w:proofErr w:type="gramEnd"/>
      <w:r w:rsidRPr="00DB0BF5">
        <w:rPr>
          <w:rFonts w:eastAsiaTheme="majorEastAsia"/>
        </w:rPr>
        <w:t xml:space="preserve"> in a small relation to </w:t>
      </w:r>
      <w:proofErr w:type="spellStart"/>
      <w:r w:rsidRPr="00DB0BF5">
        <w:rPr>
          <w:rFonts w:eastAsiaTheme="majorEastAsia"/>
        </w:rPr>
        <w:t>to</w:t>
      </w:r>
      <w:proofErr w:type="spellEnd"/>
      <w:r w:rsidRPr="00DB0BF5">
        <w:rPr>
          <w:rFonts w:eastAsiaTheme="majorEastAsia"/>
        </w:rPr>
        <w:t xml:space="preserve"> actual content of the total value of the copyrighted material. Therefore, the amount of copyrighted material would be small in relation to the total amount of copyrighted material. </w:t>
      </w:r>
    </w:p>
    <w:p w14:paraId="15FD443D" w14:textId="77777777" w:rsidR="00EB36CA" w:rsidRPr="00DB0BF5" w:rsidRDefault="00EB36CA" w:rsidP="00EB36CA">
      <w:pPr>
        <w:rPr>
          <w:b/>
          <w:bCs/>
        </w:rPr>
      </w:pPr>
      <w:r w:rsidRPr="00DB0BF5">
        <w:rPr>
          <w:b/>
          <w:bCs/>
        </w:rPr>
        <w:t xml:space="preserve">(4) the effect of the use upon the potential market for or value of the copyrighted work. </w:t>
      </w:r>
    </w:p>
    <w:p w14:paraId="302FA676" w14:textId="77777777" w:rsidR="00EB36CA" w:rsidRPr="00DB0BF5" w:rsidRDefault="00EB36CA" w:rsidP="00EB36CA">
      <w:pPr>
        <w:rPr>
          <w:b/>
          <w:bCs/>
        </w:rPr>
      </w:pPr>
    </w:p>
    <w:p w14:paraId="2F11CF97" w14:textId="77777777" w:rsidR="00EB36CA" w:rsidRPr="00DB0BF5" w:rsidRDefault="00EB36CA" w:rsidP="00EB36CA">
      <w:pPr>
        <w:spacing w:line="480" w:lineRule="auto"/>
      </w:pPr>
      <w:r w:rsidRPr="00DB0BF5">
        <w:t>The fourth fair-use factor is “the effect of the use upon the potential market for or value of the copyrighted work.”</w:t>
      </w:r>
      <w:r w:rsidRPr="00DB0BF5">
        <w:rPr>
          <w:rStyle w:val="EndnoteReference"/>
        </w:rPr>
        <w:endnoteReference w:id="90"/>
      </w:r>
      <w:r w:rsidRPr="00DB0BF5">
        <w:t xml:space="preserve"> “It requires courts to consider not only the extent of market harm caused by the particular actions of the alleged infringer, but also whether unrestricted and widespread conduct of the sort engaged in by the defendant would result in a substantially adverse impact on the potential market for the original.”</w:t>
      </w:r>
      <w:r w:rsidRPr="00DB0BF5">
        <w:rPr>
          <w:rStyle w:val="EndnoteReference"/>
        </w:rPr>
        <w:endnoteReference w:id="91"/>
      </w:r>
      <w:r w:rsidRPr="00DB0BF5">
        <w:t xml:space="preserve"> Three considerations reduce the effect upon the potential market for or value of the copyrighted work. First, the copyright owner makes the material available to the public at no cost. Second, one can republish only if the value of the copyrighted work has been made available for use by the law. Finally, the plaintiffs developed updated versions of the copyrighted material, and these have not been incorporated into law. </w:t>
      </w:r>
    </w:p>
    <w:p w14:paraId="59559BB6" w14:textId="150F3D67" w:rsidR="00EB36CA" w:rsidRPr="00667F36" w:rsidRDefault="00EB36CA" w:rsidP="00EB36CA">
      <w:pPr>
        <w:spacing w:line="480" w:lineRule="auto"/>
        <w:ind w:firstLine="360"/>
      </w:pPr>
      <w:r w:rsidRPr="00DB0BF5">
        <w:t xml:space="preserve">In </w:t>
      </w:r>
      <w:r w:rsidRPr="00DB0BF5">
        <w:rPr>
          <w:b/>
          <w:bCs/>
        </w:rPr>
        <w:t xml:space="preserve">American Society for Testing and Materials v. </w:t>
      </w:r>
      <w:proofErr w:type="gramStart"/>
      <w:r w:rsidRPr="00DB0BF5">
        <w:rPr>
          <w:b/>
          <w:bCs/>
        </w:rPr>
        <w:t>Public.Resource.Org</w:t>
      </w:r>
      <w:proofErr w:type="gramEnd"/>
      <w:r w:rsidRPr="00DB0BF5">
        <w:rPr>
          <w:b/>
          <w:bCs/>
        </w:rPr>
        <w:t>, Inc.</w:t>
      </w:r>
      <w:r w:rsidRPr="00DB0BF5">
        <w:t>, the issue presented was whether free online access to the copyright owner's work would hurt the copyrighted work. The court held that the free online access to the work did not have a detrimental effect on the newer versions of the copyrighted work.</w:t>
      </w:r>
      <w:r w:rsidRPr="00DB0BF5">
        <w:rPr>
          <w:rStyle w:val="EndnoteReference"/>
        </w:rPr>
        <w:endnoteReference w:id="92"/>
      </w:r>
      <w:r w:rsidRPr="00DB0BF5">
        <w:t xml:space="preserve"> The court reasoned that although the copyright owner believes it will be harmed financially by an older, identical version of the work, it has not been able to produce any economic analysis showing that the free access has harmed it.</w:t>
      </w:r>
      <w:r w:rsidRPr="00DB0BF5">
        <w:rPr>
          <w:rStyle w:val="EndnoteReference"/>
        </w:rPr>
        <w:endnoteReference w:id="93"/>
      </w:r>
      <w:r w:rsidRPr="00DB0BF5">
        <w:t xml:space="preserve"> Courts do not consider speculations as harm, and the harm must be regarded as </w:t>
      </w:r>
      <w:r w:rsidRPr="00DB0BF5">
        <w:lastRenderedPageBreak/>
        <w:t>tangible.</w:t>
      </w:r>
      <w:r w:rsidRPr="00DB0BF5">
        <w:rPr>
          <w:rStyle w:val="EndnoteReference"/>
        </w:rPr>
        <w:endnoteReference w:id="94"/>
      </w:r>
      <w:r w:rsidRPr="00DB0BF5">
        <w:t xml:space="preserve"> Even if demand for some of the copyrighted material was lower, the Courts believe there is a substantial public benefit to having the material as easy access.</w:t>
      </w:r>
      <w:r w:rsidRPr="00DB0BF5">
        <w:rPr>
          <w:rStyle w:val="EndnoteReference"/>
        </w:rPr>
        <w:endnoteReference w:id="95"/>
      </w:r>
      <w:r w:rsidRPr="00DB0BF5">
        <w:t xml:space="preserve"> Therefore, when there is a positive public benefit to the public and the copyright owner has not had real economic loss from the new version of the copyrighted work after the copyrighted work is free to the public by law, then the Courts believe that the work should be available to the public. </w:t>
      </w:r>
    </w:p>
    <w:p w14:paraId="44437660" w14:textId="77777777" w:rsidR="00EB36CA" w:rsidRPr="00DB0BF5" w:rsidRDefault="00EB36CA" w:rsidP="00EB36CA">
      <w:pPr>
        <w:spacing w:line="480" w:lineRule="auto"/>
        <w:ind w:firstLine="360"/>
      </w:pPr>
      <w:r>
        <w:rPr>
          <w:b/>
          <w:bCs/>
        </w:rPr>
        <w:t xml:space="preserve">Gemini </w:t>
      </w:r>
      <w:r w:rsidRPr="00DB0BF5">
        <w:rPr>
          <w:b/>
          <w:bCs/>
        </w:rPr>
        <w:t>Analysis</w:t>
      </w:r>
    </w:p>
    <w:p w14:paraId="6B2111DF" w14:textId="77777777" w:rsidR="00EB36CA" w:rsidRPr="00DB0BF5" w:rsidRDefault="00EB36CA" w:rsidP="00EB36CA">
      <w:pPr>
        <w:spacing w:line="480" w:lineRule="auto"/>
        <w:ind w:firstLine="720"/>
        <w:rPr>
          <w:b/>
          <w:bCs/>
        </w:rPr>
      </w:pPr>
      <w:r w:rsidRPr="00DB0BF5">
        <w:t xml:space="preserve"> </w:t>
      </w:r>
      <w:r w:rsidRPr="00DB0BF5">
        <w:rPr>
          <w:b/>
          <w:bCs/>
        </w:rPr>
        <w:t>1)The Purpose and Character of Use</w:t>
      </w:r>
    </w:p>
    <w:p w14:paraId="6EB77F69" w14:textId="77777777" w:rsidR="00EB36CA" w:rsidRDefault="00EB36CA" w:rsidP="00EB36CA">
      <w:pPr>
        <w:spacing w:line="480" w:lineRule="auto"/>
        <w:ind w:firstLine="720"/>
      </w:pPr>
      <w:r w:rsidRPr="00DB0BF5">
        <w:t>Google’s use of copyrighted material to train large language models should qualify as fair use because the character and purpose of that use differ</w:t>
      </w:r>
      <w:ins w:id="46" w:author="Cutter, Tateana" w:date="2025-11-19T01:36:00Z">
        <w:r w:rsidRPr="00DB0BF5">
          <w:t xml:space="preserve">s </w:t>
        </w:r>
      </w:ins>
      <w:del w:id="47" w:author="Cutter, Tateana" w:date="2025-11-19T01:36:00Z">
        <w:r w:rsidRPr="00DB0BF5" w:rsidDel="00E54C65">
          <w:delText xml:space="preserve"> </w:delText>
        </w:r>
      </w:del>
      <w:r w:rsidRPr="00DB0BF5">
        <w:t xml:space="preserve">fundamentally from how the original works were exploited. Unlike </w:t>
      </w:r>
      <w:r w:rsidRPr="00DB0BF5">
        <w:rPr>
          <w:i/>
          <w:iCs/>
        </w:rPr>
        <w:t>Andy Warhol Foundation for the Visual Arts v. Goldsmith</w:t>
      </w:r>
      <w:r w:rsidRPr="00DB0BF5">
        <w:t>, where the secondary work served the same commercial purpose as the original and therefore was not transformative, Google’s use operates in the opposite manner. Rather than reproducing expressive content for economic exploitation, Google transforms copyrighted materials into a computational tool that identifies linguistic relationships across sources and produces probabilistic responses to user queries, not verbatim reproductions of the protected works. Although Google necessarily copies entire texts to train its large language models, its use resembles that in </w:t>
      </w:r>
      <w:r w:rsidRPr="00DB0BF5">
        <w:rPr>
          <w:b/>
          <w:bCs/>
        </w:rPr>
        <w:t xml:space="preserve">Authors Guild v. </w:t>
      </w:r>
      <w:proofErr w:type="spellStart"/>
      <w:r w:rsidRPr="00DB0BF5">
        <w:rPr>
          <w:b/>
          <w:bCs/>
        </w:rPr>
        <w:t>HathiTrust</w:t>
      </w:r>
      <w:proofErr w:type="spellEnd"/>
      <w:r w:rsidRPr="00DB0BF5">
        <w:t xml:space="preserve">, where digitized books were employed to enable word-search functionality rather than to replicate the expressive content of the works. Likewise, Google’s system processes the text as data, encoding words into numerical representations and using probabilistic analysis to generate new linguistic combinations that transform protected expression into non-expressive information. Even if copyright owners were concerned over whether Google was taking advantage of a generalization of the data, the Courts would follow precedent from the Authors’ Guild. Since courts have held that copying a book to create a </w:t>
      </w:r>
      <w:r w:rsidRPr="00DB0BF5">
        <w:lastRenderedPageBreak/>
        <w:t xml:space="preserve">summary of its context is not the same as copying the actual content of the book, Google's use of summarizing data would be considered a transformative use.  </w:t>
      </w:r>
    </w:p>
    <w:p w14:paraId="109FD276" w14:textId="77777777" w:rsidR="00EB36CA" w:rsidRPr="00DB0BF5" w:rsidRDefault="00EB36CA" w:rsidP="00EB36CA">
      <w:pPr>
        <w:spacing w:line="480" w:lineRule="auto"/>
        <w:ind w:firstLine="720"/>
        <w:rPr>
          <w:b/>
          <w:bCs/>
        </w:rPr>
      </w:pPr>
      <w:r w:rsidRPr="00DB0BF5">
        <w:rPr>
          <w:b/>
          <w:bCs/>
        </w:rPr>
        <w:t>Nature of the Use</w:t>
      </w:r>
    </w:p>
    <w:p w14:paraId="5E59C152" w14:textId="77777777" w:rsidR="00EB36CA" w:rsidRPr="00DB0BF5" w:rsidRDefault="00EB36CA" w:rsidP="00EB36CA">
      <w:pPr>
        <w:spacing w:line="480" w:lineRule="auto"/>
        <w:ind w:firstLine="720"/>
      </w:pPr>
      <w:r w:rsidRPr="00DB0BF5">
        <w:t xml:space="preserve">Google should be allowed to create large language models on copyrighted data because the nature of the use is different than what the copyrighted owners intended. Unlike </w:t>
      </w:r>
      <w:commentRangeStart w:id="48"/>
      <w:r w:rsidRPr="00DB0BF5">
        <w:rPr>
          <w:i/>
          <w:iCs/>
        </w:rPr>
        <w:t>Harper</w:t>
      </w:r>
      <w:commentRangeEnd w:id="48"/>
      <w:r w:rsidRPr="00DB0BF5">
        <w:rPr>
          <w:rStyle w:val="CommentReference"/>
          <w:i/>
          <w:iCs/>
        </w:rPr>
        <w:commentReference w:id="48"/>
      </w:r>
      <w:r w:rsidRPr="00DB0BF5">
        <w:t xml:space="preserve">, where the nature of the works lacked original thought due to relying on the author's original expressions, Google has utilized original thought by creating a transformer architecture on top of the training data with specific parameters. The transformer architecture comprises unique and original algorithms and neural network layers that add a layer on top of the training data. Google has also laid down parameters to protect the training data used in a copyrighted way. For example, I asked Google Gemini to explicitly state the first couple of sentences of Harry Potter and the Sorcerer's Stone, and it would only present a summarized version. </w:t>
      </w:r>
      <w:proofErr w:type="gramStart"/>
      <w:r w:rsidRPr="00DB0BF5">
        <w:t>Similar to</w:t>
      </w:r>
      <w:proofErr w:type="gramEnd"/>
      <w:r w:rsidRPr="00DB0BF5">
        <w:t xml:space="preserve"> Google LLC, which encourages users to learn from a copyrighted work by weaving other uncopyrightable ideas through original creative expression, Google is applying the same methodology here to allow others to obtain a summary of information. If the user wanted more specific information on the type of work summarized, then they could go directly to the copyright owner for their own original nature of the work. For example, if someone wanted </w:t>
      </w:r>
      <w:proofErr w:type="gramStart"/>
      <w:r w:rsidRPr="00DB0BF5">
        <w:t>actually to</w:t>
      </w:r>
      <w:proofErr w:type="gramEnd"/>
      <w:r w:rsidRPr="00DB0BF5">
        <w:t xml:space="preserve"> read Harry Potter and the Sorcerer's Stone, they could buy the book from a bookstore. Therefore, the nature of Google's large language model differs from what the copyright owners intended their work to be utilized for. </w:t>
      </w:r>
    </w:p>
    <w:p w14:paraId="345A596E" w14:textId="77777777" w:rsidR="00EB36CA" w:rsidRPr="00DB0BF5" w:rsidRDefault="00EB36CA" w:rsidP="00EB36CA">
      <w:pPr>
        <w:spacing w:line="480" w:lineRule="auto"/>
        <w:rPr>
          <w:rFonts w:eastAsiaTheme="majorEastAsia"/>
          <w:b/>
          <w:bCs/>
        </w:rPr>
      </w:pPr>
      <w:r w:rsidRPr="00DB0BF5">
        <w:rPr>
          <w:rFonts w:eastAsiaTheme="majorEastAsia"/>
          <w:b/>
          <w:bCs/>
        </w:rPr>
        <w:t xml:space="preserve">3)the amount and substantiality of the portion used in relation to the copyrighted </w:t>
      </w:r>
    </w:p>
    <w:p w14:paraId="0925A75B" w14:textId="77777777" w:rsidR="00EB36CA" w:rsidRPr="00DB0BF5" w:rsidRDefault="00EB36CA" w:rsidP="00EB36CA">
      <w:pPr>
        <w:spacing w:line="480" w:lineRule="auto"/>
        <w:rPr>
          <w:rFonts w:eastAsiaTheme="majorEastAsia"/>
        </w:rPr>
      </w:pPr>
      <w:r w:rsidRPr="00DB0BF5">
        <w:rPr>
          <w:rFonts w:eastAsiaTheme="majorEastAsia"/>
        </w:rPr>
        <w:tab/>
        <w:t xml:space="preserve">Google should be allowed to use the copyrighted work because the amount of the copyrighted work used for Gemini is minute in relation to the copyrighted work as a whole. </w:t>
      </w:r>
      <w:r w:rsidRPr="00DB0BF5">
        <w:rPr>
          <w:rFonts w:eastAsiaTheme="majorEastAsia"/>
        </w:rPr>
        <w:lastRenderedPageBreak/>
        <w:t xml:space="preserve">Although Google has trained their large language models on large amounts of materials that is protected by copyright, like Harper, where only a small of material that is used from an author is not considered copyright, Gemini’s </w:t>
      </w:r>
      <w:proofErr w:type="gramStart"/>
      <w:r w:rsidRPr="00DB0BF5">
        <w:rPr>
          <w:rFonts w:eastAsiaTheme="majorEastAsia"/>
        </w:rPr>
        <w:t>end product</w:t>
      </w:r>
      <w:proofErr w:type="gramEnd"/>
      <w:r w:rsidRPr="00DB0BF5">
        <w:rPr>
          <w:rFonts w:eastAsiaTheme="majorEastAsia"/>
        </w:rPr>
        <w:t xml:space="preserve"> only uses a small amount of the copyrighted material. Google’s large language models typically connect the copyrighted material with a prompt-based reasoning model that chooses the best answer based on matching probabilities with the data. The end goal is a product that tries to match all the probabilities. For Gemini, the prompt-based model offers a broad answer that is simple to understand in nature rather than following the exact structure of the copyrighted material. The model makes it easier to understand difficult concepts because the copyrighted material is merged with a response-based reasoning model that comes up with answers to questions rather than spitting a verbatim answer to the material. Also, since the data is matched based on probabilities, multiple types of data including different multiple copyrighted materials are merged to find the perfect probability which comes up with a combined simpler answer to the prompt then solely utilizing one specific copyrighted work. Geminis model is not perfect and hallucinates, causing it to come up with answers that are wrong from the combined view from multiple sources of material. These answers are incorrect even if the copyrighted material was used as a source of information to draw conclusion and are wrong compared to the actual material that is protected by copyright. For example, when one tends to ask an unclear question, the model will come up with an answer that is wrong and different from a copyrighted material. Therefore, the amount of copyrighted work used by Google is miniscule in relation to the copyrighted material because the model is predicted the answer using probabilities rather than reciting chunks of copyrighted works and should be considered a fair use.</w:t>
      </w:r>
    </w:p>
    <w:p w14:paraId="04921219" w14:textId="77777777" w:rsidR="00EB36CA" w:rsidRDefault="00EB36CA" w:rsidP="00EB36CA">
      <w:pPr>
        <w:rPr>
          <w:b/>
          <w:bCs/>
        </w:rPr>
      </w:pPr>
      <w:r w:rsidRPr="00DB0BF5">
        <w:rPr>
          <w:b/>
          <w:bCs/>
        </w:rPr>
        <w:t xml:space="preserve">(4) the effect of the use upon the potential market for or value of the copyrighted work. </w:t>
      </w:r>
    </w:p>
    <w:p w14:paraId="72CCF9DC" w14:textId="77777777" w:rsidR="00EB36CA" w:rsidRPr="00DB4B1F" w:rsidRDefault="00EB36CA" w:rsidP="00EB36CA">
      <w:pPr>
        <w:rPr>
          <w:b/>
          <w:bCs/>
        </w:rPr>
      </w:pPr>
    </w:p>
    <w:p w14:paraId="3C9A5047" w14:textId="77777777" w:rsidR="00EB36CA" w:rsidRPr="00DB0BF5" w:rsidRDefault="00EB36CA" w:rsidP="00EB36CA">
      <w:pPr>
        <w:spacing w:line="480" w:lineRule="auto"/>
        <w:ind w:firstLine="360"/>
      </w:pPr>
      <w:r w:rsidRPr="00DB0BF5">
        <w:lastRenderedPageBreak/>
        <w:t xml:space="preserve">Google’s use of copyrighted material has some affect to the potential market for or value of the copyrighted work. Although the copyrighted material is not available to the public for use or consumption, summaries of copyrighted material can still be accessed easily, utilizing Gemini. Gemini is very helpful with finding steps to solutions with math problems and summarizing a topic particularly well. A person looking for information on a specific topic does not have to necessarily buy a book on the material to get a general sense of the topic and can utilize Gemini quickly without spending any money for an answer. Although Gemini is encompassing multiple sources of copyrighted works and combining them, the use case comes up with a better solution that most copyrighted works, making Gemini a better product than most copyrighted works. By having one platform that makes a robust answer most of the time, users can have a centralized product without having to spend money on the copyrighted work. Since users don’t need to spend money on copyrighted works, the value of the copyrighted work goes down while Google raises more revenue based on their tiered Gemini subscription. Like </w:t>
      </w:r>
      <w:r w:rsidRPr="00DB0BF5">
        <w:rPr>
          <w:b/>
          <w:bCs/>
        </w:rPr>
        <w:t>American Society for Testing and Materials v. Public.Resource.Org, Inc.</w:t>
      </w:r>
      <w:r w:rsidRPr="00DB0BF5">
        <w:t xml:space="preserve">, where the court held that free access to older versions of new copyrighted works did not harm the protentional market value of the copyrighted work, courts would say that Courts would not hold that Gemini making a profit from the probabilities of data that is coming from different copyrighted works would be considered to lower the market value of the work because the courts must look at the facts rather than plain speculation. To prove that Gemini has a detrimental effect to the copyrighted material, a plaintiff would have to show how Gemini has hurt the company economically and provide reasoning to prove that Gemini hurt the plaintiff. Even if a detrimental effect can be perceived by a copyright owner, a positive benefit to the public could outweigh the detrimental effect to the copyright owner. Gemini has made a huge impact positively to society because it can solve any question </w:t>
      </w:r>
      <w:r w:rsidRPr="00DB0BF5">
        <w:lastRenderedPageBreak/>
        <w:t xml:space="preserve">within seconds and can help any person learn a topic at their own will. This platform gives the user general knowledge at their fingertips and has made workers more efficient with their time while also producing a better end work product. Therefore, Gemini has a strong effect helping the </w:t>
      </w:r>
      <w:proofErr w:type="gramStart"/>
      <w:r w:rsidRPr="00DB0BF5">
        <w:t>general public</w:t>
      </w:r>
      <w:proofErr w:type="gramEnd"/>
      <w:r w:rsidRPr="00DB0BF5">
        <w:t xml:space="preserve"> with easy access to any information while having no true economic consequence harming copyright owners of their original works so the data used for Gemini should be considered a fair use.</w:t>
      </w:r>
    </w:p>
    <w:p w14:paraId="07068817" w14:textId="77777777" w:rsidR="00EB36CA" w:rsidRPr="00DB0BF5" w:rsidRDefault="00EB36CA" w:rsidP="00EB36CA">
      <w:pPr>
        <w:spacing w:line="480" w:lineRule="auto"/>
        <w:ind w:firstLine="360"/>
        <w:rPr>
          <w:b/>
          <w:bCs/>
        </w:rPr>
      </w:pPr>
      <w:r w:rsidRPr="00DB0BF5">
        <w:rPr>
          <w:b/>
          <w:bCs/>
        </w:rPr>
        <w:t>Conclusion</w:t>
      </w:r>
    </w:p>
    <w:p w14:paraId="209F9B19" w14:textId="77777777" w:rsidR="00EB36CA" w:rsidRDefault="00EB36CA" w:rsidP="00EB36CA">
      <w:pPr>
        <w:spacing w:line="480" w:lineRule="auto"/>
        <w:ind w:firstLine="360"/>
        <w:rPr>
          <w:rFonts w:eastAsiaTheme="majorEastAsia"/>
        </w:rPr>
      </w:pPr>
      <w:r w:rsidRPr="00DB0BF5">
        <w:t>Google’s use of copyrighted material should qualify as fair use because all the factors that determine whether a new work is considered a fair use or copyrighted material point towards Gemini as a transformative use. Google’s use of copyrighted material to train large language models should qualify as fair use because the character and purpose of that use differ</w:t>
      </w:r>
      <w:ins w:id="49" w:author="Cutter, Tateana" w:date="2025-11-19T01:36:00Z">
        <w:r w:rsidRPr="00DB0BF5">
          <w:t xml:space="preserve">s </w:t>
        </w:r>
      </w:ins>
      <w:del w:id="50" w:author="Cutter, Tateana" w:date="2025-11-19T01:36:00Z">
        <w:r w:rsidRPr="00DB0BF5" w:rsidDel="00E54C65">
          <w:delText xml:space="preserve"> </w:delText>
        </w:r>
      </w:del>
      <w:r w:rsidRPr="00DB0BF5">
        <w:t xml:space="preserve">fundamentally from how the original works were exploited. Unlike </w:t>
      </w:r>
      <w:r w:rsidRPr="00DB0BF5">
        <w:rPr>
          <w:i/>
          <w:iCs/>
        </w:rPr>
        <w:t xml:space="preserve">Andy Warhol Foundation for the Visual Arts </w:t>
      </w:r>
      <w:r w:rsidRPr="00DB0BF5">
        <w:t xml:space="preserve">where the work had the same purpose as the original material, Google has created a transformative use of the copyrighted material, </w:t>
      </w:r>
      <w:proofErr w:type="gramStart"/>
      <w:r w:rsidRPr="00DB0BF5">
        <w:t>similar to</w:t>
      </w:r>
      <w:proofErr w:type="gramEnd"/>
      <w:r w:rsidRPr="00DB0BF5">
        <w:t xml:space="preserve"> </w:t>
      </w:r>
      <w:r w:rsidRPr="00DB0BF5">
        <w:rPr>
          <w:b/>
          <w:bCs/>
        </w:rPr>
        <w:t>Authors Guild</w:t>
      </w:r>
      <w:r w:rsidRPr="00DB0BF5">
        <w:t xml:space="preserve"> because it created a text-based model that predicts responses to queries rather than copying protected works by authors. Google’s use of copyrighted material should be considered a fair use because the nature of the copyrighted materials use diverges from the original use copyright owners intended. Google has used original thought by creating a transformer architecture adds a layer on top of the training data to summarize the material with answers to questions. This is different than harper because the copyrighted works were protected because the user did not have any original thought when using the copyrighted material. Google use of copyrighted should be considered a fair use the copyrighted material accessed by the user is on rather </w:t>
      </w:r>
      <w:r w:rsidRPr="00DB0BF5">
        <w:rPr>
          <w:rFonts w:eastAsiaTheme="majorEastAsia"/>
        </w:rPr>
        <w:t xml:space="preserve">in relation to the copyrighted work as a whole. A small amount of the material rather than the entirety is not considered protected by </w:t>
      </w:r>
      <w:r w:rsidRPr="00DB0BF5">
        <w:rPr>
          <w:rFonts w:eastAsiaTheme="majorEastAsia"/>
        </w:rPr>
        <w:lastRenderedPageBreak/>
        <w:t xml:space="preserve">copyright law under Harper. Unlike </w:t>
      </w:r>
      <w:r w:rsidRPr="00DB0BF5">
        <w:t>Testing and Materials,</w:t>
      </w:r>
      <w:r w:rsidRPr="00DB0BF5">
        <w:rPr>
          <w:b/>
          <w:bCs/>
        </w:rPr>
        <w:t xml:space="preserve"> </w:t>
      </w:r>
      <w:r w:rsidRPr="00DB0BF5">
        <w:rPr>
          <w:rFonts w:eastAsiaTheme="majorEastAsia"/>
        </w:rPr>
        <w:t xml:space="preserve">Gemini does not harm copyright owners economically and is considered good for the public to learn information and be more efficient with productivity. It would be in the favor of the public to have access to technology that can benefit </w:t>
      </w:r>
      <w:proofErr w:type="gramStart"/>
      <w:r w:rsidRPr="00DB0BF5">
        <w:rPr>
          <w:rFonts w:eastAsiaTheme="majorEastAsia"/>
        </w:rPr>
        <w:t>society as a whole</w:t>
      </w:r>
      <w:proofErr w:type="gramEnd"/>
      <w:r w:rsidRPr="00DB0BF5">
        <w:rPr>
          <w:rFonts w:eastAsiaTheme="majorEastAsia"/>
        </w:rPr>
        <w:t xml:space="preserve">. Therefore, Google has created a fair use of the copyrighted material because it different in every aspect compared to the original work and benefits society rather than harm it. </w:t>
      </w:r>
    </w:p>
    <w:p w14:paraId="260DBF29" w14:textId="77777777" w:rsidR="00EB36CA" w:rsidRDefault="00EB36CA" w:rsidP="00EB36CA">
      <w:pPr>
        <w:spacing w:line="480" w:lineRule="auto"/>
        <w:ind w:firstLine="720"/>
      </w:pPr>
      <w:r>
        <w:t>Waymo Analysis</w:t>
      </w:r>
    </w:p>
    <w:p w14:paraId="786B60C2" w14:textId="77777777" w:rsidR="00EB36CA" w:rsidRDefault="00EB36CA" w:rsidP="00EB36CA">
      <w:pPr>
        <w:spacing w:line="480" w:lineRule="auto"/>
        <w:ind w:firstLine="720"/>
      </w:pPr>
      <w:r>
        <w:t>Fair use</w:t>
      </w:r>
    </w:p>
    <w:p w14:paraId="4A6BDCA6" w14:textId="77777777" w:rsidR="00EB36CA" w:rsidRDefault="00EB36CA" w:rsidP="00EB36CA">
      <w:pPr>
        <w:spacing w:line="480" w:lineRule="auto"/>
        <w:ind w:firstLine="720"/>
      </w:pPr>
      <w:r w:rsidRPr="00667F36">
        <w:t>Google’s Waymo autonomous driving system should not be prohibited by copyright law because the data used to train and operate the system does not implicate copyright at all, and any incidental copying would constitute a transformative, non-expressive use. Waymo serves as a riding service that allows users to rent a car to move from one destination to another. Google utilizes AI systems to train the fleet of Waymo’s and equip the Waymo’s with lidar to drive on the road. Waymo’s AI system ingests camera feeds, lidar points, radar data, GPS measurements, and historical safety use cases of driver data to enable the system to perceive roads, navigate, and make safety decisions. These inputs capture factual observations of the physical world rather than expressive works created for human consumption.</w:t>
      </w:r>
    </w:p>
    <w:p w14:paraId="26FCB4FB" w14:textId="77777777" w:rsidR="00EB36CA" w:rsidRPr="002A5E6D" w:rsidRDefault="00EB36CA" w:rsidP="00EB36CA">
      <w:pPr>
        <w:spacing w:line="480" w:lineRule="auto"/>
        <w:ind w:firstLine="720"/>
        <w:rPr>
          <w:b/>
          <w:bCs/>
        </w:rPr>
      </w:pPr>
      <w:r>
        <w:t xml:space="preserve">The first fair use factor strongly favors Waymo because the purpose and character of its use differs from the original purpose of any copyrighted material that is incidentally captured. Waymo does not reproduce, display, distribute, or monetize expressive works. Unlike </w:t>
      </w:r>
      <w:proofErr w:type="spellStart"/>
      <w:r w:rsidRPr="00667F36">
        <w:t>Unlike</w:t>
      </w:r>
      <w:proofErr w:type="spellEnd"/>
      <w:r w:rsidRPr="00667F36">
        <w:t> </w:t>
      </w:r>
      <w:r w:rsidRPr="00667F36">
        <w:rPr>
          <w:i/>
          <w:iCs/>
        </w:rPr>
        <w:t>Andy Warhol Foundation v. Goldsmith</w:t>
      </w:r>
      <w:r w:rsidRPr="00667F36">
        <w:t xml:space="preserve">, where the secondary work served the same expressive and commercial purpose as the original photograph, Waymo’s system does not communicate meaning, style, or artistic expression to users at all. Instead, Waymo transforms </w:t>
      </w:r>
      <w:r w:rsidRPr="00667F36">
        <w:lastRenderedPageBreak/>
        <w:t xml:space="preserve">inputs abstract computation representations used for functional analysis. Any copyrighted content that appears within camera footage is immediately reduced to non-expressive data points used to identify obstacles and predict traffic behavior.  Therefore, the system’s output only is utilized for driving decisions. </w:t>
      </w:r>
      <w:r w:rsidRPr="002A5E6D">
        <w:rPr>
          <w:highlight w:val="yellow"/>
        </w:rPr>
        <w:t>Waymo processes data exclusively to enable machine perception, navigation, and safety in autonomous vehicles. The system does not reproduce expressive content for human consumption, nor does it convey artistic meaning or aesthetic value. Instead, any copyrighted material is transformed into abstract computational representations used solely for functional analysis.</w:t>
      </w:r>
      <w:r>
        <w:t xml:space="preserve"> Therefore, Waymo’s use of historical data should be considered a transformative use.</w:t>
      </w:r>
    </w:p>
    <w:p w14:paraId="47B7D182" w14:textId="77777777" w:rsidR="00EB36CA" w:rsidRPr="00DB0BF5" w:rsidRDefault="00EB36CA" w:rsidP="00EB36CA">
      <w:pPr>
        <w:spacing w:line="480" w:lineRule="auto"/>
        <w:ind w:firstLine="720"/>
        <w:rPr>
          <w:b/>
          <w:bCs/>
        </w:rPr>
      </w:pPr>
      <w:r w:rsidRPr="00DB0BF5">
        <w:rPr>
          <w:b/>
          <w:bCs/>
        </w:rPr>
        <w:t>Nature of the Use</w:t>
      </w:r>
    </w:p>
    <w:p w14:paraId="71ED3746" w14:textId="77777777" w:rsidR="00EB36CA" w:rsidRDefault="00EB36CA" w:rsidP="00EB36CA">
      <w:pPr>
        <w:spacing w:line="480" w:lineRule="auto"/>
        <w:ind w:firstLine="360"/>
      </w:pPr>
      <w:r w:rsidRPr="002A5E6D">
        <w:t xml:space="preserve">The second fair-use factor also favors Waymo. The data used by Waymo largely consists of </w:t>
      </w:r>
      <w:proofErr w:type="gramStart"/>
      <w:r w:rsidRPr="002A5E6D">
        <w:t>factual information</w:t>
      </w:r>
      <w:proofErr w:type="gramEnd"/>
      <w:r w:rsidRPr="002A5E6D">
        <w:t xml:space="preserve"> about the physical environment, such as road geometry, traffic movement, and spatial relationships. Copyright law affords limited protection to factual works, and it does not protect facts, measurements, or observations of reality.</w:t>
      </w:r>
      <w:r>
        <w:t xml:space="preserve"> Even if Google unintendedly captured copyrighted work like ads or signs, they are not exploiting these works and are only capturing them to make sure the vehicle does not run into an obstacle. However, </w:t>
      </w:r>
      <w:r w:rsidRPr="00DB0BF5">
        <w:t xml:space="preserve">Google should be allowed to </w:t>
      </w:r>
      <w:r>
        <w:t>use</w:t>
      </w:r>
      <w:r w:rsidRPr="00DB0BF5">
        <w:t xml:space="preserve"> copyrighted data </w:t>
      </w:r>
      <w:r>
        <w:t xml:space="preserve">to train Waymo for road-safety </w:t>
      </w:r>
      <w:r w:rsidRPr="00DB0BF5">
        <w:t xml:space="preserve">because the nature of the use is different than what the copyrighted owners intended. Unlike </w:t>
      </w:r>
      <w:commentRangeStart w:id="51"/>
      <w:r w:rsidRPr="00DB0BF5">
        <w:rPr>
          <w:i/>
          <w:iCs/>
        </w:rPr>
        <w:t>Harper</w:t>
      </w:r>
      <w:commentRangeEnd w:id="51"/>
      <w:r w:rsidRPr="00DB0BF5">
        <w:rPr>
          <w:rStyle w:val="CommentReference"/>
          <w:i/>
          <w:iCs/>
        </w:rPr>
        <w:commentReference w:id="51"/>
      </w:r>
      <w:r w:rsidRPr="00DB0BF5">
        <w:t xml:space="preserve">, where the nature of the </w:t>
      </w:r>
      <w:r>
        <w:t>use lacked original expression</w:t>
      </w:r>
      <w:r w:rsidRPr="00DB0BF5">
        <w:t xml:space="preserve">, Google has utilized original thought by creating </w:t>
      </w:r>
      <w:r>
        <w:t xml:space="preserve">a new form of autonomy, connecting historical driving data with lidars and other hardware systems. Waymo is original and pushes the boundaries of original expression because autonomous driving is a bleeding edge technology that was created solely by Google. Google is the only company that has class 4 </w:t>
      </w:r>
      <w:r>
        <w:lastRenderedPageBreak/>
        <w:t xml:space="preserve">autonomy compared to autonomous ride hailing services. Therefore, Google should be allowed to use copyrighted data because the nature of the use would be considered original. </w:t>
      </w:r>
    </w:p>
    <w:p w14:paraId="346E6A79" w14:textId="77777777" w:rsidR="00EB36CA" w:rsidRPr="00DB0BF5" w:rsidRDefault="00EB36CA" w:rsidP="00EB36CA">
      <w:pPr>
        <w:spacing w:line="480" w:lineRule="auto"/>
        <w:rPr>
          <w:rFonts w:eastAsiaTheme="majorEastAsia"/>
          <w:b/>
          <w:bCs/>
        </w:rPr>
      </w:pPr>
      <w:r w:rsidRPr="00DB0BF5">
        <w:rPr>
          <w:rFonts w:eastAsiaTheme="majorEastAsia"/>
          <w:b/>
          <w:bCs/>
        </w:rPr>
        <w:t xml:space="preserve">3)the amount and substantiality of the portion used in relation to the copyrighted </w:t>
      </w:r>
    </w:p>
    <w:p w14:paraId="0AF768F8" w14:textId="77777777" w:rsidR="00EB36CA" w:rsidRDefault="00EB36CA" w:rsidP="00EB36CA">
      <w:pPr>
        <w:spacing w:line="480" w:lineRule="auto"/>
        <w:ind w:firstLine="360"/>
        <w:rPr>
          <w:rFonts w:eastAsiaTheme="majorEastAsia"/>
        </w:rPr>
      </w:pPr>
      <w:r w:rsidRPr="002A5E6D">
        <w:rPr>
          <w:rFonts w:eastAsiaTheme="majorEastAsia"/>
        </w:rPr>
        <w:t>Waymo’s systems do not extract, preserve, or reproduce expressive elements from any copyrighted material. Instead, all inputs including camera footage, lidar point clouds, radar signals, and GPS measurements are immediately converted into abstract, machine readable representations that eliminate expressive content at the outset. Waymo’s training process strips away any recognizable expression before analysis occurs. The resulting models encode statistical relationships concerning spatial geometry, object movement, and traffic behavior, rather than the expressive features of any underlying work. Accordingly, even where copyrighted material is incidentally captured during training, Waymo does not retain the qualitative value that copyright law is designed to protec</w:t>
      </w:r>
      <w:r>
        <w:rPr>
          <w:rFonts w:eastAsiaTheme="majorEastAsia"/>
        </w:rPr>
        <w:t xml:space="preserve">t. </w:t>
      </w:r>
      <w:r w:rsidRPr="002A5E6D">
        <w:rPr>
          <w:rFonts w:eastAsiaTheme="majorEastAsia"/>
        </w:rPr>
        <w:t xml:space="preserve">Because Waymo does not appropriate the expressive heart of any copyrighted work, and because any copying is strictly limited to a </w:t>
      </w:r>
      <w:proofErr w:type="spellStart"/>
      <w:r w:rsidRPr="002A5E6D">
        <w:rPr>
          <w:rFonts w:eastAsiaTheme="majorEastAsia"/>
        </w:rPr>
        <w:t>non expressive</w:t>
      </w:r>
      <w:proofErr w:type="spellEnd"/>
      <w:r w:rsidRPr="002A5E6D">
        <w:rPr>
          <w:rFonts w:eastAsiaTheme="majorEastAsia"/>
        </w:rPr>
        <w:t>, functional objective, the amount and substantiality factor strongly favors fair use.</w:t>
      </w:r>
      <w:r>
        <w:rPr>
          <w:rFonts w:eastAsiaTheme="majorEastAsia"/>
        </w:rPr>
        <w:t xml:space="preserve"> </w:t>
      </w:r>
      <w:r w:rsidRPr="002A5E6D">
        <w:rPr>
          <w:rFonts w:eastAsiaTheme="majorEastAsia"/>
          <w:highlight w:val="yellow"/>
        </w:rPr>
        <w:t>However, Google should be allowed to use copyrighted works because the amount of the copyrighted work used for Waymo is small in relation to the copyrighted work as a whole. The only amount</w:t>
      </w:r>
      <w:r>
        <w:rPr>
          <w:rFonts w:eastAsiaTheme="majorEastAsia"/>
        </w:rPr>
        <w:t xml:space="preserve"> of copyrighted work that Waymo could use to help their service would be the data from historical driving. </w:t>
      </w:r>
      <w:r w:rsidRPr="00DB0BF5">
        <w:rPr>
          <w:rFonts w:eastAsiaTheme="majorEastAsia"/>
        </w:rPr>
        <w:t xml:space="preserve">Although Google </w:t>
      </w:r>
      <w:r>
        <w:rPr>
          <w:rFonts w:eastAsiaTheme="majorEastAsia"/>
        </w:rPr>
        <w:t>could have</w:t>
      </w:r>
      <w:r w:rsidRPr="00DB0BF5">
        <w:rPr>
          <w:rFonts w:eastAsiaTheme="majorEastAsia"/>
        </w:rPr>
        <w:t xml:space="preserve"> trained </w:t>
      </w:r>
      <w:r>
        <w:rPr>
          <w:rFonts w:eastAsiaTheme="majorEastAsia"/>
        </w:rPr>
        <w:t>Waymo</w:t>
      </w:r>
      <w:r w:rsidRPr="00DB0BF5">
        <w:rPr>
          <w:rFonts w:eastAsiaTheme="majorEastAsia"/>
        </w:rPr>
        <w:t xml:space="preserve"> on amounts of materials that is protected by copyright, like Harper, where only a small of material that is used from an author is not considered copyright, Gemini’s product only uses a small amount of the copyrighted material.</w:t>
      </w:r>
      <w:r>
        <w:rPr>
          <w:rFonts w:eastAsiaTheme="majorEastAsia"/>
        </w:rPr>
        <w:t xml:space="preserve"> Therefore, Waymo should be allowed to use the copyrighted work because the amount of copyrighted work should </w:t>
      </w:r>
      <w:proofErr w:type="gramStart"/>
      <w:r>
        <w:rPr>
          <w:rFonts w:eastAsiaTheme="majorEastAsia"/>
        </w:rPr>
        <w:t>is</w:t>
      </w:r>
      <w:proofErr w:type="gramEnd"/>
      <w:r>
        <w:rPr>
          <w:rFonts w:eastAsiaTheme="majorEastAsia"/>
        </w:rPr>
        <w:t xml:space="preserve"> small in relation to the product of Waymo as a whole. </w:t>
      </w:r>
    </w:p>
    <w:p w14:paraId="5082B0BC" w14:textId="77777777" w:rsidR="00EB36CA" w:rsidRPr="002A5E6D" w:rsidRDefault="00EB36CA" w:rsidP="00EB36CA">
      <w:pPr>
        <w:rPr>
          <w:b/>
          <w:bCs/>
        </w:rPr>
      </w:pPr>
      <w:r w:rsidRPr="00DB0BF5">
        <w:rPr>
          <w:b/>
          <w:bCs/>
        </w:rPr>
        <w:t xml:space="preserve">(4) the effect of the use upon the potential market for or value of the copyrighted work. </w:t>
      </w:r>
    </w:p>
    <w:p w14:paraId="40C2F071" w14:textId="77777777" w:rsidR="00EB36CA" w:rsidRDefault="00EB36CA" w:rsidP="00EB36CA">
      <w:pPr>
        <w:spacing w:line="480" w:lineRule="auto"/>
        <w:ind w:firstLine="360"/>
      </w:pPr>
      <w:r w:rsidRPr="002A5E6D">
        <w:lastRenderedPageBreak/>
        <w:t>Waymo’s use of data has little to no effect on the potential market for or value of any copyrighted works. Waymo does not compete with copyright holders, substitute for expressive works, or provide consumers with access to protected content. Nor is there a plausible licensing market for the use of copyrighted works in autonomous vehicle perception systems. Recognizing market harm in this context would improperly extend copyright protection to factual observations of the physical world. As a result, the fourth fair-use factor also favors Waymo.</w:t>
      </w:r>
      <w:r>
        <w:t xml:space="preserve"> However, Waymo’</w:t>
      </w:r>
      <w:r w:rsidRPr="00DB0BF5">
        <w:t xml:space="preserve">s use of copyrighted material has </w:t>
      </w:r>
      <w:r>
        <w:t>little</w:t>
      </w:r>
      <w:r w:rsidRPr="00DB0BF5">
        <w:t xml:space="preserve"> affect to the potential market for or value of the copyrighted work.</w:t>
      </w:r>
      <w:r>
        <w:t xml:space="preserve"> Since Google would be using historical data to help autonomous vehicles drive on the road, there is little use compared to what the original use would be. Therefore, it would be better to favor the public to allow for </w:t>
      </w:r>
    </w:p>
    <w:p w14:paraId="118EF838" w14:textId="77777777" w:rsidR="00EB36CA" w:rsidRDefault="00EB36CA" w:rsidP="00EB36CA">
      <w:pPr>
        <w:spacing w:line="480" w:lineRule="auto"/>
        <w:ind w:firstLine="360"/>
      </w:pPr>
      <w:r>
        <w:t xml:space="preserve">Google </w:t>
      </w:r>
      <w:proofErr w:type="spellStart"/>
      <w:r>
        <w:t>Veo</w:t>
      </w:r>
      <w:proofErr w:type="spellEnd"/>
      <w:r>
        <w:t xml:space="preserve"> Analysis</w:t>
      </w:r>
    </w:p>
    <w:p w14:paraId="34D535AA" w14:textId="77777777" w:rsidR="00EB36CA" w:rsidRDefault="00EB36CA" w:rsidP="00EB36CA">
      <w:pPr>
        <w:spacing w:line="480" w:lineRule="auto"/>
        <w:ind w:firstLine="720"/>
        <w:rPr>
          <w:highlight w:val="yellow"/>
        </w:rPr>
      </w:pPr>
      <w:r>
        <w:rPr>
          <w:highlight w:val="yellow"/>
        </w:rPr>
        <w:t>Fair use</w:t>
      </w:r>
    </w:p>
    <w:p w14:paraId="727892DF" w14:textId="77777777" w:rsidR="00EB36CA" w:rsidRPr="002A5E6D" w:rsidRDefault="00EB36CA" w:rsidP="00EB36CA">
      <w:pPr>
        <w:spacing w:line="480" w:lineRule="auto"/>
        <w:ind w:firstLine="720"/>
        <w:rPr>
          <w:b/>
          <w:bCs/>
        </w:rPr>
      </w:pPr>
      <w:r>
        <w:rPr>
          <w:highlight w:val="yellow"/>
        </w:rPr>
        <w:t xml:space="preserve">It is difficult to tell whether </w:t>
      </w:r>
      <w:r w:rsidRPr="00AD0D48">
        <w:rPr>
          <w:highlight w:val="yellow"/>
        </w:rPr>
        <w:t xml:space="preserve">Google’s </w:t>
      </w:r>
      <w:proofErr w:type="spellStart"/>
      <w:r w:rsidRPr="00AD0D48">
        <w:rPr>
          <w:highlight w:val="yellow"/>
        </w:rPr>
        <w:t>V</w:t>
      </w:r>
      <w:r>
        <w:t>eo</w:t>
      </w:r>
      <w:proofErr w:type="spellEnd"/>
      <w:r>
        <w:t xml:space="preserve"> should be allowed to train their AI models from copyrighted pictures and videos because it is hard to determine if the new videos are transformative in nature. Although the videos created are generally new in nature based on the </w:t>
      </w:r>
      <w:proofErr w:type="gramStart"/>
      <w:r>
        <w:t>users</w:t>
      </w:r>
      <w:proofErr w:type="gramEnd"/>
      <w:r>
        <w:t xml:space="preserve"> prompt for the video, the underlying videos take certain aspects from the original copyrighted videos as mechanism to create this new video. For example, the video the is taking a medium from a trained video and using it for a piece of the new video. Like</w:t>
      </w:r>
      <w:r w:rsidRPr="00AD0D48">
        <w:t xml:space="preserve"> </w:t>
      </w:r>
      <w:r w:rsidRPr="00AD0D48">
        <w:rPr>
          <w:i/>
          <w:iCs/>
        </w:rPr>
        <w:t>Andy Warhol Foundation for the Visual Arts v. Goldsmith</w:t>
      </w:r>
      <w:r w:rsidRPr="00AD0D48">
        <w:t xml:space="preserve">, where the secondary work served the same commercial purpose as the original and therefore was not transformative, Google’s </w:t>
      </w:r>
      <w:proofErr w:type="spellStart"/>
      <w:r>
        <w:t>Veo</w:t>
      </w:r>
      <w:proofErr w:type="spellEnd"/>
      <w:r>
        <w:t xml:space="preserve"> does operate in similar manner, showing an aspect of a video that originates from a previous video. This is a really difficult issue to handle as Disney has begun a lawsuit over Google </w:t>
      </w:r>
      <w:proofErr w:type="spellStart"/>
      <w:r>
        <w:t>Veo</w:t>
      </w:r>
      <w:proofErr w:type="spellEnd"/>
      <w:r>
        <w:t xml:space="preserve"> for “massive scale” of copyright over the fictional characters and stories that have been utilized in </w:t>
      </w:r>
      <w:r>
        <w:lastRenderedPageBreak/>
        <w:t xml:space="preserve">their videos. However, Google has been trying to fix this issue by creating strict guidelines on the names and likeness of people, characters, and stories. However, most copyright owners are not like Disney with the capital to fight this copyright issue with Google, making it difficult for them to even prove that their work has been utilized in a similar manner to the original use. Unlike </w:t>
      </w:r>
      <w:commentRangeStart w:id="52"/>
      <w:r w:rsidRPr="00AD0D48">
        <w:rPr>
          <w:i/>
          <w:iCs/>
        </w:rPr>
        <w:t>Authors Guild, Inc. vs. Hathi Trust</w:t>
      </w:r>
      <w:commentRangeEnd w:id="52"/>
      <w:r w:rsidRPr="00AD0D48">
        <w:rPr>
          <w:i/>
          <w:iCs/>
        </w:rPr>
        <w:commentReference w:id="52"/>
      </w:r>
      <w:r>
        <w:rPr>
          <w:i/>
          <w:iCs/>
        </w:rPr>
        <w:t xml:space="preserve">, </w:t>
      </w:r>
      <w:r>
        <w:t xml:space="preserve">where </w:t>
      </w:r>
      <w:r w:rsidRPr="00AD0D48">
        <w:t>a word search is different in purpose, character, expression, meaning, and message from the page (and the book) from which it is drawn</w:t>
      </w:r>
      <w:r>
        <w:t xml:space="preserve">, the video created takes a key aspect from the copyrighted video and places it in the video. However, under </w:t>
      </w:r>
      <w:r w:rsidRPr="00AD0D48">
        <w:t>Authors Guild v. Google, Inc</w:t>
      </w:r>
      <w:r>
        <w:t xml:space="preserve">, where the Court held that digital copies of a created use were transformative in nature, the use of digital copies to play a certain role in a video could be seen as transformative in nature. This would entail that different pieces of videos would combine into a picture that includes aspects each video based on the users prompts. Therefore, it is difficult to discern how Courts will determine if the use is transformative in nature. </w:t>
      </w:r>
    </w:p>
    <w:p w14:paraId="16A7663B" w14:textId="77777777" w:rsidR="00EB36CA" w:rsidRDefault="00EB36CA" w:rsidP="00EB36CA">
      <w:pPr>
        <w:spacing w:line="480" w:lineRule="auto"/>
        <w:ind w:firstLine="360"/>
      </w:pPr>
      <w:r>
        <w:t>Nature of use</w:t>
      </w:r>
    </w:p>
    <w:p w14:paraId="2F09AA98" w14:textId="77777777" w:rsidR="00EB36CA" w:rsidRPr="00BA4AD7" w:rsidRDefault="00EB36CA" w:rsidP="00EB36CA">
      <w:pPr>
        <w:spacing w:line="480" w:lineRule="auto"/>
        <w:ind w:firstLine="720"/>
      </w:pPr>
      <w:r>
        <w:t xml:space="preserve">It is difficult to discern whether the nature of use of Google’s </w:t>
      </w:r>
      <w:proofErr w:type="spellStart"/>
      <w:r>
        <w:t>Veo</w:t>
      </w:r>
      <w:proofErr w:type="spellEnd"/>
      <w:r>
        <w:t xml:space="preserve"> is </w:t>
      </w:r>
      <w:proofErr w:type="gramStart"/>
      <w:r>
        <w:t>similar to</w:t>
      </w:r>
      <w:proofErr w:type="gramEnd"/>
      <w:r>
        <w:t xml:space="preserve"> the author’s original expression. Although certain aspects of copyrighted videos are taken and used based on the authors prompt, the user is making video combining different medium forms to create the video. Courts could interpret this narrowly or broadly to distinguish the nature of the fair use. Narrowly, Courts could see that each medium that is protected by a copyright owner should be protected under copyright law. But if they Courts look broadly at the video itself not being identical to any other video in every aspect, then the nature of the use could be considered different from the original use. </w:t>
      </w:r>
      <w:proofErr w:type="gramStart"/>
      <w:r>
        <w:t>Similar to</w:t>
      </w:r>
      <w:proofErr w:type="gramEnd"/>
      <w:r>
        <w:t xml:space="preserve"> Harper, where the nature of the </w:t>
      </w:r>
      <w:r w:rsidRPr="00BA4AD7">
        <w:t xml:space="preserve">work </w:t>
      </w:r>
      <w:r>
        <w:t xml:space="preserve">was nearly identical to copyrighted worker because it did not contain original thought, the google </w:t>
      </w:r>
      <w:proofErr w:type="spellStart"/>
      <w:r>
        <w:t>veo</w:t>
      </w:r>
      <w:proofErr w:type="spellEnd"/>
      <w:r>
        <w:t xml:space="preserve"> is not </w:t>
      </w:r>
      <w:r>
        <w:lastRenderedPageBreak/>
        <w:t xml:space="preserve">using original thought because it is combing copyrighted works that were taken from copyrighted owners. Unlike </w:t>
      </w:r>
      <w:r w:rsidRPr="00BA4AD7">
        <w:t>Google LLC v. Oracle America,</w:t>
      </w:r>
      <w:r>
        <w:t xml:space="preserve"> where the nature of use was considered a fair use since the </w:t>
      </w:r>
      <w:r w:rsidRPr="00BA4AD7">
        <w:t xml:space="preserve">computer program is unique </w:t>
      </w:r>
      <w:r>
        <w:t>by</w:t>
      </w:r>
      <w:r w:rsidRPr="00BA4AD7">
        <w:t xml:space="preserve"> i</w:t>
      </w:r>
      <w:r>
        <w:t xml:space="preserve">ncorporating </w:t>
      </w:r>
      <w:r w:rsidRPr="00BA4AD7">
        <w:t>other uncopyrightable ideas through original creative expression</w:t>
      </w:r>
      <w:r>
        <w:t xml:space="preserve">, Google </w:t>
      </w:r>
      <w:proofErr w:type="spellStart"/>
      <w:r>
        <w:t>Veo</w:t>
      </w:r>
      <w:proofErr w:type="spellEnd"/>
      <w:r>
        <w:t xml:space="preserve"> is combining all types of copyrightable material to create modified videos. The only unique aspect is google combining the videos into one digestible video. Therefore, the nature of use is similar in aspect to the original use of each copyrighted work that is utilized for the video on </w:t>
      </w:r>
      <w:proofErr w:type="spellStart"/>
      <w:r>
        <w:t>Veo</w:t>
      </w:r>
      <w:proofErr w:type="spellEnd"/>
      <w:r>
        <w:t xml:space="preserve">. </w:t>
      </w:r>
    </w:p>
    <w:p w14:paraId="20E255CC" w14:textId="77777777" w:rsidR="00EB36CA" w:rsidRPr="00DB4B1F" w:rsidRDefault="00EB36CA" w:rsidP="00EB36CA">
      <w:pPr>
        <w:spacing w:line="480" w:lineRule="auto"/>
        <w:rPr>
          <w:rFonts w:eastAsiaTheme="majorEastAsia"/>
          <w:b/>
          <w:bCs/>
        </w:rPr>
      </w:pPr>
      <w:r w:rsidRPr="00DB0BF5">
        <w:rPr>
          <w:rFonts w:eastAsiaTheme="majorEastAsia"/>
          <w:b/>
          <w:bCs/>
        </w:rPr>
        <w:t xml:space="preserve">3)the amount and substantiality of the portion used in relation to the copyrighted </w:t>
      </w:r>
    </w:p>
    <w:p w14:paraId="26023F03" w14:textId="77777777" w:rsidR="00EB36CA" w:rsidRDefault="00EB36CA" w:rsidP="00EB36CA">
      <w:pPr>
        <w:spacing w:line="480" w:lineRule="auto"/>
        <w:ind w:firstLine="360"/>
        <w:rPr>
          <w:rFonts w:eastAsiaTheme="majorEastAsia"/>
        </w:rPr>
      </w:pPr>
      <w:r>
        <w:rPr>
          <w:rFonts w:eastAsiaTheme="majorEastAsia"/>
        </w:rPr>
        <w:t xml:space="preserve">Google </w:t>
      </w:r>
      <w:proofErr w:type="spellStart"/>
      <w:r>
        <w:rPr>
          <w:rFonts w:eastAsiaTheme="majorEastAsia"/>
        </w:rPr>
        <w:t>Veo</w:t>
      </w:r>
      <w:proofErr w:type="spellEnd"/>
      <w:r>
        <w:rPr>
          <w:rFonts w:eastAsiaTheme="majorEastAsia"/>
        </w:rPr>
        <w:t xml:space="preserve"> produces new content by training the model on all forms of copyrighted videos that Google got access to on the internet. Meaning that all forms of the new video have substantial ties to copyrighted video. Unlike Harper, where the small amounts of quotes only constituted 13% of manuscript, the number of copyrighted videos is substantial in relation to the new video because the new videos </w:t>
      </w:r>
      <w:proofErr w:type="gramStart"/>
      <w:r>
        <w:rPr>
          <w:rFonts w:eastAsiaTheme="majorEastAsia"/>
        </w:rPr>
        <w:t>is</w:t>
      </w:r>
      <w:proofErr w:type="gramEnd"/>
      <w:r>
        <w:rPr>
          <w:rFonts w:eastAsiaTheme="majorEastAsia"/>
        </w:rPr>
        <w:t xml:space="preserve"> based on all aspects of each copyrighted video. Therefore, the use of the copyrighted videos </w:t>
      </w:r>
      <w:proofErr w:type="gramStart"/>
      <w:r>
        <w:rPr>
          <w:rFonts w:eastAsiaTheme="majorEastAsia"/>
        </w:rPr>
        <w:t>are</w:t>
      </w:r>
      <w:proofErr w:type="gramEnd"/>
      <w:r>
        <w:rPr>
          <w:rFonts w:eastAsiaTheme="majorEastAsia"/>
        </w:rPr>
        <w:t xml:space="preserve"> not reasonable in relation to the purpose of copying because the videos are the new video do not come from an original creation by Google. </w:t>
      </w:r>
    </w:p>
    <w:p w14:paraId="3F383001" w14:textId="77777777" w:rsidR="00EB36CA" w:rsidRPr="002A5E6D" w:rsidRDefault="00EB36CA" w:rsidP="00EB36CA">
      <w:pPr>
        <w:rPr>
          <w:b/>
          <w:bCs/>
        </w:rPr>
      </w:pPr>
      <w:r w:rsidRPr="00DB0BF5">
        <w:rPr>
          <w:b/>
          <w:bCs/>
        </w:rPr>
        <w:t xml:space="preserve">(4) the effect of the use upon the potential market for or value of the copyrighted work. </w:t>
      </w:r>
    </w:p>
    <w:p w14:paraId="69966F00" w14:textId="77777777" w:rsidR="00EB36CA" w:rsidRPr="00667F36" w:rsidRDefault="00EB36CA" w:rsidP="00EB36CA">
      <w:pPr>
        <w:spacing w:line="480" w:lineRule="auto"/>
        <w:ind w:firstLine="360"/>
        <w:rPr>
          <w:color w:val="FFC000"/>
        </w:rPr>
      </w:pPr>
      <w:r w:rsidRPr="00880271">
        <w:rPr>
          <w:color w:val="FFC000"/>
        </w:rPr>
        <w:t xml:space="preserve">The effect upon the market for individuals utilizing Google </w:t>
      </w:r>
      <w:proofErr w:type="spellStart"/>
      <w:r w:rsidRPr="00880271">
        <w:rPr>
          <w:color w:val="FFC000"/>
        </w:rPr>
        <w:t>Veo</w:t>
      </w:r>
      <w:proofErr w:type="spellEnd"/>
      <w:r w:rsidRPr="00880271">
        <w:rPr>
          <w:color w:val="FFC000"/>
        </w:rPr>
        <w:t xml:space="preserve"> is particularly high. </w:t>
      </w:r>
      <w:r>
        <w:rPr>
          <w:color w:val="FFC000"/>
        </w:rPr>
        <w:t xml:space="preserve">Any person has access to the Google </w:t>
      </w:r>
      <w:proofErr w:type="spellStart"/>
      <w:r>
        <w:rPr>
          <w:color w:val="FFC000"/>
        </w:rPr>
        <w:t>Veo</w:t>
      </w:r>
      <w:proofErr w:type="spellEnd"/>
      <w:r>
        <w:rPr>
          <w:color w:val="FFC000"/>
        </w:rPr>
        <w:t xml:space="preserve"> subscription if they pay $26.99. However, since there is a subscription, it is not open to the public for free. Overall, the platform is beneficial to the public since they can create any video out of thin air without having production expenses or actor expenses. Google has taken copyrighted materials that are made to the public because they trained VEO on YouTube videos that are owned by the copyright owners. We do not know whether the plaintiffs created new versions of the copyrighted materials that were made available to the public. Unlike </w:t>
      </w:r>
      <w:r w:rsidRPr="00667F36">
        <w:rPr>
          <w:color w:val="FFC000"/>
        </w:rPr>
        <w:t xml:space="preserve">American Society for Testing and Materials v. </w:t>
      </w:r>
      <w:proofErr w:type="gramStart"/>
      <w:r w:rsidRPr="00667F36">
        <w:rPr>
          <w:color w:val="FFC000"/>
        </w:rPr>
        <w:t>Public.Resource.Org</w:t>
      </w:r>
      <w:proofErr w:type="gramEnd"/>
      <w:r w:rsidRPr="00667F36">
        <w:rPr>
          <w:color w:val="FFC000"/>
        </w:rPr>
        <w:t>, Inc,</w:t>
      </w:r>
      <w:r>
        <w:rPr>
          <w:b/>
          <w:bCs/>
          <w:color w:val="FFC000"/>
        </w:rPr>
        <w:t xml:space="preserve"> </w:t>
      </w:r>
      <w:r w:rsidRPr="00667F36">
        <w:rPr>
          <w:color w:val="FFC000"/>
        </w:rPr>
        <w:lastRenderedPageBreak/>
        <w:t xml:space="preserve">where </w:t>
      </w:r>
      <w:r>
        <w:rPr>
          <w:color w:val="FFC000"/>
        </w:rPr>
        <w:t xml:space="preserve">the court held that </w:t>
      </w:r>
      <w:r w:rsidRPr="00667F36">
        <w:rPr>
          <w:color w:val="FFC000"/>
        </w:rPr>
        <w:t>held that the free online access to the work did not have a detrimental effect on the newer versions of the copyrighted work</w:t>
      </w:r>
      <w:r>
        <w:rPr>
          <w:color w:val="FFC000"/>
        </w:rPr>
        <w:t xml:space="preserve">, there is no free access for this platform so we do not know whether there has been a detrimental effect to the copyrighted works. However, Google training </w:t>
      </w:r>
      <w:proofErr w:type="spellStart"/>
      <w:r>
        <w:rPr>
          <w:color w:val="FFC000"/>
        </w:rPr>
        <w:t>Veo</w:t>
      </w:r>
      <w:proofErr w:type="spellEnd"/>
      <w:r>
        <w:rPr>
          <w:color w:val="FFC000"/>
        </w:rPr>
        <w:t xml:space="preserve"> and receiving payment for their services from </w:t>
      </w:r>
      <w:proofErr w:type="spellStart"/>
      <w:r>
        <w:rPr>
          <w:color w:val="FFC000"/>
        </w:rPr>
        <w:t>Veo</w:t>
      </w:r>
      <w:proofErr w:type="spellEnd"/>
      <w:r>
        <w:rPr>
          <w:color w:val="FFC000"/>
        </w:rPr>
        <w:t xml:space="preserve"> from the unlawful use of their rights is an issue.</w:t>
      </w:r>
    </w:p>
    <w:p w14:paraId="4B2D4EA2" w14:textId="77777777" w:rsidR="00EB36CA" w:rsidRPr="00DB0BF5" w:rsidRDefault="00EB36CA" w:rsidP="00EB36CA">
      <w:pPr>
        <w:spacing w:line="480" w:lineRule="auto"/>
        <w:rPr>
          <w:rFonts w:eastAsiaTheme="majorEastAsia"/>
        </w:rPr>
      </w:pPr>
    </w:p>
    <w:p w14:paraId="7A4EC663" w14:textId="77777777" w:rsidR="00EB36CA" w:rsidRDefault="00EB36CA"/>
    <w:sectPr w:rsidR="00EB36C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therine Franceski" w:date="2025-11-05T14:43:00Z" w:initials="A">
    <w:p w14:paraId="242E6B74" w14:textId="77777777" w:rsidR="00EB36CA" w:rsidRDefault="00EB36CA" w:rsidP="00EB36CA">
      <w:r>
        <w:rPr>
          <w:rStyle w:val="CommentReference"/>
        </w:rPr>
        <w:annotationRef/>
      </w:r>
      <w:r>
        <w:rPr>
          <w:sz w:val="20"/>
          <w:szCs w:val="20"/>
        </w:rPr>
        <w:t xml:space="preserve">Nice, clear thesis! </w:t>
      </w:r>
    </w:p>
  </w:comment>
  <w:comment w:id="1" w:author="Jillian Barger" w:date="2025-11-25T10:15:00Z" w:initials="JB">
    <w:p w14:paraId="23DD0960" w14:textId="77777777" w:rsidR="00EB36CA" w:rsidRDefault="00EB36CA" w:rsidP="00EB36CA">
      <w:r>
        <w:rPr>
          <w:rStyle w:val="CommentReference"/>
        </w:rPr>
        <w:annotationRef/>
      </w:r>
      <w:r>
        <w:rPr>
          <w:color w:val="000000"/>
          <w:sz w:val="20"/>
          <w:szCs w:val="20"/>
        </w:rPr>
        <w:t>agreed, nice work</w:t>
      </w:r>
    </w:p>
  </w:comment>
  <w:comment w:id="2" w:author="Cutter, Tateana" w:date="2025-11-18T20:04:00Z" w:initials="CT">
    <w:p w14:paraId="71BD5F3F" w14:textId="77777777" w:rsidR="00EB36CA" w:rsidRDefault="00EB36CA" w:rsidP="00EB36CA">
      <w:pPr>
        <w:pStyle w:val="CommentText"/>
      </w:pPr>
      <w:r>
        <w:rPr>
          <w:rStyle w:val="CommentReference"/>
        </w:rPr>
        <w:annotationRef/>
      </w:r>
      <w:r w:rsidRPr="79674940">
        <w:t xml:space="preserve">Your introductory paragraph was interesting but also appropriate for academic writing. Your thesis is also clearly stated, which is something I had flagged as missing from your outline. Great work! </w:t>
      </w:r>
    </w:p>
  </w:comment>
  <w:comment w:id="3" w:author="Catherine Franceski" w:date="2025-11-05T14:43:00Z" w:initials="A">
    <w:p w14:paraId="08FBD6A5" w14:textId="77777777" w:rsidR="00EB36CA" w:rsidRDefault="00EB36CA" w:rsidP="00EB36CA">
      <w:r>
        <w:rPr>
          <w:rStyle w:val="CommentReference"/>
        </w:rPr>
        <w:annotationRef/>
      </w:r>
      <w:r>
        <w:rPr>
          <w:sz w:val="20"/>
          <w:szCs w:val="20"/>
        </w:rPr>
        <w:t xml:space="preserve">I like that you included a clear roadmap here. </w:t>
      </w:r>
    </w:p>
  </w:comment>
  <w:comment w:id="4" w:author="Catherine Franceski" w:date="2025-11-05T14:55:00Z" w:initials="A">
    <w:p w14:paraId="40663ADA" w14:textId="77777777" w:rsidR="00EB36CA" w:rsidRDefault="00EB36CA" w:rsidP="00EB36CA">
      <w:r>
        <w:rPr>
          <w:rStyle w:val="CommentReference"/>
        </w:rPr>
        <w:annotationRef/>
      </w:r>
      <w:r>
        <w:rPr>
          <w:sz w:val="20"/>
          <w:szCs w:val="20"/>
        </w:rPr>
        <w:t xml:space="preserve">In the Japan/China section below, it seemed like you were trying to argue the U.S. should adopt Japan's approach? If so, maybe state that explicitly in the roadmap. </w:t>
      </w:r>
    </w:p>
  </w:comment>
  <w:comment w:id="5" w:author="Jillian Barger" w:date="2025-11-25T12:52:00Z" w:initials="JB">
    <w:p w14:paraId="2CEC9EE7" w14:textId="77777777" w:rsidR="00EB36CA" w:rsidRDefault="00EB36CA" w:rsidP="00EB36CA">
      <w:r>
        <w:rPr>
          <w:rStyle w:val="CommentReference"/>
        </w:rPr>
        <w:annotationRef/>
      </w:r>
      <w:r>
        <w:rPr>
          <w:sz w:val="20"/>
          <w:szCs w:val="20"/>
        </w:rPr>
        <w:t>Nice explanation of how Gemini works. You could include more about why this specifically raises fair-use concerns</w:t>
      </w:r>
    </w:p>
  </w:comment>
  <w:comment w:id="6" w:author="Cutter, Tateana" w:date="2025-11-18T20:06:00Z" w:initials="CT">
    <w:p w14:paraId="0C98D85E" w14:textId="77777777" w:rsidR="00EB36CA" w:rsidRDefault="00EB36CA" w:rsidP="00EB36CA">
      <w:pPr>
        <w:pStyle w:val="CommentText"/>
      </w:pPr>
      <w:r>
        <w:rPr>
          <w:rStyle w:val="CommentReference"/>
        </w:rPr>
        <w:annotationRef/>
      </w:r>
      <w:r w:rsidRPr="23B5B993">
        <w:t>This is a bit informal for academic writing. Consider revising it to say, "Over recent years..."</w:t>
      </w:r>
    </w:p>
  </w:comment>
  <w:comment w:id="9" w:author="Cutter, Tateana" w:date="2025-11-18T20:07:00Z" w:initials="CT">
    <w:p w14:paraId="5EB13675" w14:textId="77777777" w:rsidR="00EB36CA" w:rsidRDefault="00EB36CA" w:rsidP="00EB36CA">
      <w:pPr>
        <w:pStyle w:val="CommentText"/>
      </w:pPr>
      <w:r>
        <w:rPr>
          <w:rStyle w:val="CommentReference"/>
        </w:rPr>
        <w:annotationRef/>
      </w:r>
      <w:r w:rsidRPr="2685B1A9">
        <w:t xml:space="preserve">Great job explaining how it is related to your topic. </w:t>
      </w:r>
    </w:p>
  </w:comment>
  <w:comment w:id="10" w:author="Jillian Barger" w:date="2025-11-25T12:53:00Z" w:initials="JB">
    <w:p w14:paraId="4F831C11" w14:textId="77777777" w:rsidR="00EB36CA" w:rsidRDefault="00EB36CA" w:rsidP="00EB36CA">
      <w:r>
        <w:rPr>
          <w:rStyle w:val="CommentReference"/>
        </w:rPr>
        <w:annotationRef/>
      </w:r>
      <w:r>
        <w:rPr>
          <w:color w:val="000000"/>
          <w:sz w:val="20"/>
          <w:szCs w:val="20"/>
        </w:rPr>
        <w:t>so far this is very clear and well-written. im following your descriptions of the different models and understanding your argument</w:t>
      </w:r>
    </w:p>
  </w:comment>
  <w:comment w:id="12" w:author="Jillian Barger" w:date="2025-11-25T12:54:00Z" w:initials="JB">
    <w:p w14:paraId="73D891CA" w14:textId="77777777" w:rsidR="00EB36CA" w:rsidRDefault="00EB36CA" w:rsidP="00EB36CA">
      <w:r>
        <w:rPr>
          <w:rStyle w:val="CommentReference"/>
        </w:rPr>
        <w:annotationRef/>
      </w:r>
      <w:r>
        <w:rPr>
          <w:color w:val="000000"/>
          <w:sz w:val="20"/>
          <w:szCs w:val="20"/>
        </w:rPr>
        <w:t>breaking this into 2 paragraphs for readability</w:t>
      </w:r>
    </w:p>
  </w:comment>
  <w:comment w:id="14" w:author="Jillian Barger" w:date="2025-11-25T12:55:00Z" w:initials="JB">
    <w:p w14:paraId="565DD583" w14:textId="77777777" w:rsidR="00EB36CA" w:rsidRDefault="00EB36CA" w:rsidP="00EB36CA">
      <w:r>
        <w:rPr>
          <w:rStyle w:val="CommentReference"/>
        </w:rPr>
        <w:annotationRef/>
      </w:r>
      <w:r>
        <w:rPr>
          <w:color w:val="000000"/>
          <w:sz w:val="20"/>
          <w:szCs w:val="20"/>
        </w:rPr>
        <w:t>This is a helpful wrap-up — maybe connect it more directly to your thesis by emphasizing how these proposals show that copyright doctrine alone may be insufficient to deal with AI.</w:t>
      </w:r>
    </w:p>
  </w:comment>
  <w:comment w:id="16" w:author="Cutter, Tateana" w:date="2025-11-18T20:16:00Z" w:initials="CT">
    <w:p w14:paraId="68D4E86A" w14:textId="77777777" w:rsidR="00EB36CA" w:rsidRDefault="00EB36CA" w:rsidP="00EB36CA">
      <w:pPr>
        <w:pStyle w:val="CommentText"/>
      </w:pPr>
      <w:r>
        <w:rPr>
          <w:rStyle w:val="CommentReference"/>
        </w:rPr>
        <w:annotationRef/>
      </w:r>
      <w:r w:rsidRPr="706CF8C5">
        <w:t>You need to add a closing quotation wherever the quoted language ends</w:t>
      </w:r>
    </w:p>
  </w:comment>
  <w:comment w:id="19" w:author="Cutter, Tateana" w:date="2025-11-18T20:17:00Z" w:initials="CT">
    <w:p w14:paraId="4AE524F1" w14:textId="77777777" w:rsidR="00EB36CA" w:rsidRDefault="00EB36CA" w:rsidP="00EB36CA">
      <w:pPr>
        <w:pStyle w:val="CommentText"/>
      </w:pPr>
      <w:r>
        <w:rPr>
          <w:rStyle w:val="CommentReference"/>
        </w:rPr>
        <w:annotationRef/>
      </w:r>
      <w:r w:rsidRPr="687994DF">
        <w:t>These are not proper nouns so they don't need to be capitalized.</w:t>
      </w:r>
    </w:p>
  </w:comment>
  <w:comment w:id="23" w:author="Cutter, Tateana" w:date="2025-11-18T20:18:00Z" w:initials="CT">
    <w:p w14:paraId="53C703BF" w14:textId="77777777" w:rsidR="00EB36CA" w:rsidRDefault="00EB36CA" w:rsidP="00EB36CA">
      <w:pPr>
        <w:pStyle w:val="CommentText"/>
      </w:pPr>
      <w:r>
        <w:rPr>
          <w:rStyle w:val="CommentReference"/>
        </w:rPr>
        <w:annotationRef/>
      </w:r>
      <w:r w:rsidRPr="7503116F">
        <w:t>This language is a bit informal for academic writing; consider replacing it was "agree".</w:t>
      </w:r>
    </w:p>
  </w:comment>
  <w:comment w:id="26" w:author="Cutter, Tateana" w:date="2025-11-18T20:19:00Z" w:initials="CT">
    <w:p w14:paraId="14E79A32" w14:textId="77777777" w:rsidR="00EB36CA" w:rsidRDefault="00EB36CA" w:rsidP="00EB36CA">
      <w:pPr>
        <w:pStyle w:val="CommentText"/>
      </w:pPr>
      <w:r>
        <w:rPr>
          <w:rStyle w:val="CommentReference"/>
        </w:rPr>
        <w:annotationRef/>
      </w:r>
      <w:r w:rsidRPr="461616F3">
        <w:t xml:space="preserve">What is "this" referring to? </w:t>
      </w:r>
    </w:p>
  </w:comment>
  <w:comment w:id="27" w:author="Cutter, Tateana" w:date="2025-11-18T20:26:00Z" w:initials="CT">
    <w:p w14:paraId="1413218B" w14:textId="77777777" w:rsidR="00EB36CA" w:rsidRDefault="00EB36CA" w:rsidP="00EB36CA">
      <w:pPr>
        <w:pStyle w:val="CommentText"/>
      </w:pPr>
      <w:r>
        <w:rPr>
          <w:rStyle w:val="CommentReference"/>
        </w:rPr>
        <w:annotationRef/>
      </w:r>
      <w:r w:rsidRPr="3FD84C9F">
        <w:t>You switch between capitalizing and not capitalizing "Copyright Law". I think you may be doing it unintentionally, but please note that copyright law is not a proper noun, so it should not be capitalized.</w:t>
      </w:r>
      <w:r>
        <w:t xml:space="preserve">rR </w:t>
      </w:r>
    </w:p>
  </w:comment>
  <w:comment w:id="28" w:author="Jillian Barger" w:date="2025-11-25T12:56:00Z" w:initials="JB">
    <w:p w14:paraId="3CFA9FDF" w14:textId="77777777" w:rsidR="00EB36CA" w:rsidRDefault="00EB36CA" w:rsidP="00EB36CA">
      <w:r>
        <w:rPr>
          <w:rStyle w:val="CommentReference"/>
        </w:rPr>
        <w:annotationRef/>
      </w:r>
      <w:r>
        <w:rPr>
          <w:color w:val="000000"/>
          <w:sz w:val="20"/>
          <w:szCs w:val="20"/>
        </w:rPr>
        <w:t>im not totally understanding what counts as a non-enjoyment purpose. maybe drop some examples into a footnote or clarify the definition</w:t>
      </w:r>
    </w:p>
  </w:comment>
  <w:comment w:id="29" w:author="Cutter, Tateana" w:date="2025-11-18T20:22:00Z" w:initials="CT">
    <w:p w14:paraId="75D407B3" w14:textId="77777777" w:rsidR="00EB36CA" w:rsidRDefault="00EB36CA" w:rsidP="00EB36CA">
      <w:pPr>
        <w:pStyle w:val="CommentText"/>
      </w:pPr>
      <w:r>
        <w:rPr>
          <w:rStyle w:val="CommentReference"/>
        </w:rPr>
        <w:annotationRef/>
      </w:r>
      <w:r w:rsidRPr="05FBEF10">
        <w:t>Add a hyphen between US and China.</w:t>
      </w:r>
    </w:p>
  </w:comment>
  <w:comment w:id="34" w:author="Cutter, Tateana" w:date="2025-11-18T20:27:00Z" w:initials="CT">
    <w:p w14:paraId="62384820" w14:textId="77777777" w:rsidR="00EB36CA" w:rsidRDefault="00EB36CA" w:rsidP="00EB36CA">
      <w:pPr>
        <w:pStyle w:val="CommentText"/>
      </w:pPr>
      <w:r>
        <w:rPr>
          <w:rStyle w:val="CommentReference"/>
        </w:rPr>
        <w:annotationRef/>
      </w:r>
      <w:r w:rsidRPr="32CF8844">
        <w:t xml:space="preserve">Founding Fathers is a proper noun </w:t>
      </w:r>
    </w:p>
  </w:comment>
  <w:comment w:id="39" w:author="Cutter, Tateana" w:date="2025-11-18T20:55:00Z" w:initials="CT">
    <w:p w14:paraId="2433D542" w14:textId="77777777" w:rsidR="00EB36CA" w:rsidRDefault="00EB36CA" w:rsidP="00EB36CA">
      <w:pPr>
        <w:pStyle w:val="CommentText"/>
      </w:pPr>
      <w:r>
        <w:rPr>
          <w:rStyle w:val="CommentReference"/>
        </w:rPr>
        <w:annotationRef/>
      </w:r>
      <w:r w:rsidRPr="4E110C0A">
        <w:t>Please see my general note above pertaining to this section and your analysis section overall.</w:t>
      </w:r>
    </w:p>
  </w:comment>
  <w:comment w:id="40" w:author="Jillian Barger" w:date="2025-11-25T12:59:00Z" w:initials="JB">
    <w:p w14:paraId="73891273" w14:textId="77777777" w:rsidR="00EB36CA" w:rsidRDefault="00EB36CA" w:rsidP="00EB36CA">
      <w:r>
        <w:rPr>
          <w:rStyle w:val="CommentReference"/>
        </w:rPr>
        <w:annotationRef/>
      </w:r>
      <w:r>
        <w:rPr>
          <w:color w:val="000000"/>
          <w:sz w:val="20"/>
          <w:szCs w:val="20"/>
        </w:rPr>
        <w:t xml:space="preserve">this whole section currently mixes Background and Analysis. You should move your application of the cases to Google into a separate Analysis section, per the required structure. </w:t>
      </w:r>
      <w:r>
        <w:rPr>
          <w:b/>
          <w:bCs/>
          <w:color w:val="000000"/>
          <w:sz w:val="20"/>
          <w:szCs w:val="20"/>
        </w:rPr>
        <w:t>let me know if you wanna see a sample comment so you know how it should generally be organized!</w:t>
      </w:r>
    </w:p>
  </w:comment>
  <w:comment w:id="41" w:author="Cutter, Tateana" w:date="2025-11-18T20:30:00Z" w:initials="CT">
    <w:p w14:paraId="6C95BEEF" w14:textId="77777777" w:rsidR="00EB36CA" w:rsidRDefault="00EB36CA" w:rsidP="00EB36CA">
      <w:pPr>
        <w:pStyle w:val="CommentText"/>
      </w:pPr>
      <w:r>
        <w:rPr>
          <w:rStyle w:val="CommentReference"/>
        </w:rPr>
        <w:annotationRef/>
      </w:r>
      <w:r w:rsidRPr="338F4AC1">
        <w:t xml:space="preserve">I believe the Fair Use Doctrine needs to be capitalized. </w:t>
      </w:r>
    </w:p>
  </w:comment>
  <w:comment w:id="42" w:author="Cutter, Tateana" w:date="2025-11-18T20:33:00Z" w:initials="CT">
    <w:p w14:paraId="47CACC16" w14:textId="77777777" w:rsidR="00EB36CA" w:rsidRDefault="00EB36CA" w:rsidP="00EB36CA">
      <w:pPr>
        <w:pStyle w:val="CommentText"/>
      </w:pPr>
      <w:r>
        <w:rPr>
          <w:rStyle w:val="CommentReference"/>
        </w:rPr>
        <w:annotationRef/>
      </w:r>
      <w:r w:rsidRPr="4BC5F445">
        <w:t xml:space="preserve">In general, please refer to the Bluebook for guidance on how to format cases mentioned in the text of academic writings. However, I believe this is mostly correct -- you just need to italicize the case name. </w:t>
      </w:r>
    </w:p>
  </w:comment>
  <w:comment w:id="43" w:author="Cutter, Tateana" w:date="2025-11-18T20:35:00Z" w:initials="CT">
    <w:p w14:paraId="4A044C2C" w14:textId="77777777" w:rsidR="00EB36CA" w:rsidRDefault="00EB36CA" w:rsidP="00EB36CA">
      <w:pPr>
        <w:pStyle w:val="CommentText"/>
      </w:pPr>
      <w:r>
        <w:rPr>
          <w:rStyle w:val="CommentReference"/>
        </w:rPr>
        <w:annotationRef/>
      </w:r>
      <w:r w:rsidRPr="7855706B">
        <w:t xml:space="preserve">Is this sentence also a quote from the case? </w:t>
      </w:r>
    </w:p>
  </w:comment>
  <w:comment w:id="44" w:author="Cutter, Tateana" w:date="2025-11-18T20:35:00Z" w:initials="CT">
    <w:p w14:paraId="21EB0835" w14:textId="77777777" w:rsidR="00EB36CA" w:rsidRDefault="00EB36CA" w:rsidP="00EB36CA">
      <w:pPr>
        <w:pStyle w:val="CommentText"/>
      </w:pPr>
      <w:r>
        <w:rPr>
          <w:rStyle w:val="CommentReference"/>
        </w:rPr>
        <w:annotationRef/>
      </w:r>
      <w:r w:rsidRPr="0550B63D">
        <w:t xml:space="preserve">Italicize </w:t>
      </w:r>
    </w:p>
  </w:comment>
  <w:comment w:id="45" w:author="Cutter, Tateana" w:date="2025-11-18T20:36:00Z" w:initials="CT">
    <w:p w14:paraId="50A69306" w14:textId="77777777" w:rsidR="00EB36CA" w:rsidRDefault="00EB36CA" w:rsidP="00EB36CA">
      <w:pPr>
        <w:pStyle w:val="CommentText"/>
      </w:pPr>
      <w:r>
        <w:rPr>
          <w:rStyle w:val="CommentReference"/>
        </w:rPr>
        <w:annotationRef/>
      </w:r>
      <w:r w:rsidRPr="59082DCA">
        <w:t xml:space="preserve">Italicize </w:t>
      </w:r>
    </w:p>
  </w:comment>
  <w:comment w:id="48" w:author="Cutter, Tateana" w:date="2025-11-18T20:37:00Z" w:initials="CT">
    <w:p w14:paraId="216328BF" w14:textId="77777777" w:rsidR="00EB36CA" w:rsidRDefault="00EB36CA" w:rsidP="00EB36CA">
      <w:pPr>
        <w:pStyle w:val="CommentText"/>
      </w:pPr>
      <w:r>
        <w:rPr>
          <w:rStyle w:val="CommentReference"/>
        </w:rPr>
        <w:annotationRef/>
      </w:r>
      <w:r w:rsidRPr="084DEDA6">
        <w:t xml:space="preserve">Italicize </w:t>
      </w:r>
    </w:p>
  </w:comment>
  <w:comment w:id="51" w:author="Cutter, Tateana" w:date="2025-11-18T20:37:00Z" w:initials="CT">
    <w:p w14:paraId="741ED983" w14:textId="77777777" w:rsidR="00EB36CA" w:rsidRDefault="00EB36CA" w:rsidP="00EB36CA">
      <w:pPr>
        <w:pStyle w:val="CommentText"/>
      </w:pPr>
      <w:r>
        <w:rPr>
          <w:rStyle w:val="CommentReference"/>
        </w:rPr>
        <w:annotationRef/>
      </w:r>
      <w:r w:rsidRPr="084DEDA6">
        <w:t xml:space="preserve">Italicize </w:t>
      </w:r>
    </w:p>
  </w:comment>
  <w:comment w:id="52" w:author="Cutter, Tateana" w:date="2025-11-18T20:33:00Z" w:initials="CT">
    <w:p w14:paraId="5E8B6449" w14:textId="77777777" w:rsidR="00EB36CA" w:rsidRDefault="00EB36CA" w:rsidP="00EB36CA">
      <w:pPr>
        <w:pStyle w:val="CommentText"/>
      </w:pPr>
      <w:r>
        <w:rPr>
          <w:rStyle w:val="CommentReference"/>
        </w:rPr>
        <w:annotationRef/>
      </w:r>
      <w:r w:rsidRPr="4BC5F445">
        <w:t xml:space="preserve">In general, please refer to the Bluebook for guidance on how to format cases mentioned in the text of academic writings. However, I believe this is mostly correct -- you just need to italicize the case name.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42E6B74" w15:done="0"/>
  <w15:commentEx w15:paraId="23DD0960" w15:paraIdParent="242E6B74" w15:done="0"/>
  <w15:commentEx w15:paraId="71BD5F3F" w15:done="0"/>
  <w15:commentEx w15:paraId="08FBD6A5" w15:done="0"/>
  <w15:commentEx w15:paraId="40663ADA" w15:done="0"/>
  <w15:commentEx w15:paraId="2CEC9EE7" w15:done="0"/>
  <w15:commentEx w15:paraId="0C98D85E" w15:done="0"/>
  <w15:commentEx w15:paraId="5EB13675" w15:done="0"/>
  <w15:commentEx w15:paraId="4F831C11" w15:done="0"/>
  <w15:commentEx w15:paraId="73D891CA" w15:done="0"/>
  <w15:commentEx w15:paraId="565DD583" w15:done="0"/>
  <w15:commentEx w15:paraId="68D4E86A" w15:done="0"/>
  <w15:commentEx w15:paraId="4AE524F1" w15:done="0"/>
  <w15:commentEx w15:paraId="53C703BF" w15:done="0"/>
  <w15:commentEx w15:paraId="14E79A32" w15:done="0"/>
  <w15:commentEx w15:paraId="1413218B" w15:done="0"/>
  <w15:commentEx w15:paraId="3CFA9FDF" w15:done="0"/>
  <w15:commentEx w15:paraId="75D407B3" w15:done="0"/>
  <w15:commentEx w15:paraId="62384820" w15:done="0"/>
  <w15:commentEx w15:paraId="2433D542" w15:done="0"/>
  <w15:commentEx w15:paraId="73891273" w15:done="0"/>
  <w15:commentEx w15:paraId="6C95BEEF" w15:done="0"/>
  <w15:commentEx w15:paraId="47CACC16" w15:done="1"/>
  <w15:commentEx w15:paraId="4A044C2C" w15:done="0"/>
  <w15:commentEx w15:paraId="21EB0835" w15:done="0"/>
  <w15:commentEx w15:paraId="50A69306" w15:done="0"/>
  <w15:commentEx w15:paraId="216328BF" w15:done="0"/>
  <w15:commentEx w15:paraId="741ED983" w15:done="0"/>
  <w15:commentEx w15:paraId="5E8B644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15F9737" w16cex:dateUtc="2025-11-05T19:43:00Z">
    <w16cex:extLst>
      <w16:ext w16:uri="{CE6994B0-6A32-4C9F-8C6B-6E91EDA988CE}">
        <cr:reactions xmlns:cr="http://schemas.microsoft.com/office/comments/2020/reactions">
          <cr:reaction reactionType="1">
            <cr:reactionInfo dateUtc="2025-12-22T01:57:07Z">
              <cr:user userId="S::BBLASE2@emory.edu::ab12b377-5693-4e82-8234-14c1c1a4b846" userProvider="AD" userName="Blase, Brett"/>
            </cr:reactionInfo>
          </cr:reaction>
        </cr:reactions>
      </w16:ext>
    </w16cex:extLst>
  </w16cex:commentExtensible>
  <w16cex:commentExtensible w16cex:durableId="2A802A00" w16cex:dateUtc="2025-11-25T15:15:00Z">
    <w16cex:extLst>
      <w16:ext w16:uri="{CE6994B0-6A32-4C9F-8C6B-6E91EDA988CE}">
        <cr:reactions xmlns:cr="http://schemas.microsoft.com/office/comments/2020/reactions">
          <cr:reaction reactionType="1">
            <cr:reactionInfo dateUtc="2025-12-22T01:57:06Z">
              <cr:user userId="S::BBLASE2@emory.edu::ab12b377-5693-4e82-8234-14c1c1a4b846" userProvider="AD" userName="Blase, Brett"/>
            </cr:reactionInfo>
          </cr:reaction>
        </cr:reactions>
      </w16:ext>
    </w16cex:extLst>
  </w16cex:commentExtensible>
  <w16cex:commentExtensible w16cex:durableId="72C6E381" w16cex:dateUtc="2025-11-19T01:04:00Z">
    <w16cex:extLst>
      <w16:ext w16:uri="{CE6994B0-6A32-4C9F-8C6B-6E91EDA988CE}">
        <cr:reactions xmlns:cr="http://schemas.microsoft.com/office/comments/2020/reactions">
          <cr:reaction reactionType="1">
            <cr:reactionInfo dateUtc="2025-12-22T01:57:04Z">
              <cr:user userId="S::BBLASE2@emory.edu::ab12b377-5693-4e82-8234-14c1c1a4b846" userProvider="AD" userName="Blase, Brett"/>
            </cr:reactionInfo>
          </cr:reaction>
        </cr:reactions>
      </w16:ext>
    </w16cex:extLst>
  </w16cex:commentExtensible>
  <w16cex:commentExtensible w16cex:durableId="01F9C58F" w16cex:dateUtc="2025-11-05T19:43:00Z">
    <w16cex:extLst>
      <w16:ext w16:uri="{CE6994B0-6A32-4C9F-8C6B-6E91EDA988CE}">
        <cr:reactions xmlns:cr="http://schemas.microsoft.com/office/comments/2020/reactions">
          <cr:reaction reactionType="1">
            <cr:reactionInfo dateUtc="2025-12-22T01:57:12Z">
              <cr:user userId="S::BBLASE2@emory.edu::ab12b377-5693-4e82-8234-14c1c1a4b846" userProvider="AD" userName="Blase, Brett"/>
            </cr:reactionInfo>
          </cr:reaction>
        </cr:reactions>
      </w16:ext>
    </w16cex:extLst>
  </w16cex:commentExtensible>
  <w16cex:commentExtensible w16cex:durableId="403C76EB" w16cex:dateUtc="2025-11-05T19:55:00Z">
    <w16cex:extLst>
      <w16:ext w16:uri="{CE6994B0-6A32-4C9F-8C6B-6E91EDA988CE}">
        <cr:reactions xmlns:cr="http://schemas.microsoft.com/office/comments/2020/reactions">
          <cr:reaction reactionType="1">
            <cr:reactionInfo dateUtc="2025-12-22T01:59:04Z">
              <cr:user userId="S::BBLASE2@emory.edu::ab12b377-5693-4e82-8234-14c1c1a4b846" userProvider="AD" userName="Blase, Brett"/>
            </cr:reactionInfo>
          </cr:reaction>
        </cr:reactions>
      </w16:ext>
    </w16cex:extLst>
  </w16cex:commentExtensible>
  <w16cex:commentExtensible w16cex:durableId="744CF439" w16cex:dateUtc="2025-11-25T17:52:00Z"/>
  <w16cex:commentExtensible w16cex:durableId="70156A27" w16cex:dateUtc="2025-11-19T01:06:00Z"/>
  <w16cex:commentExtensible w16cex:durableId="353A72D3" w16cex:dateUtc="2025-11-19T01:07:00Z"/>
  <w16cex:commentExtensible w16cex:durableId="56BA3CBE" w16cex:dateUtc="2025-11-25T17:53:00Z">
    <w16cex:extLst>
      <w16:ext w16:uri="{CE6994B0-6A32-4C9F-8C6B-6E91EDA988CE}">
        <cr:reactions xmlns:cr="http://schemas.microsoft.com/office/comments/2020/reactions">
          <cr:reaction reactionType="1">
            <cr:reactionInfo dateUtc="2025-12-22T02:12:19Z">
              <cr:user userId="S::BBLASE2@emory.edu::ab12b377-5693-4e82-8234-14c1c1a4b846" userProvider="AD" userName="Blase, Brett"/>
            </cr:reactionInfo>
          </cr:reaction>
        </cr:reactions>
      </w16:ext>
    </w16cex:extLst>
  </w16cex:commentExtensible>
  <w16cex:commentExtensible w16cex:durableId="3F272FCF" w16cex:dateUtc="2025-11-25T17:54:00Z">
    <w16cex:extLst>
      <w16:ext w16:uri="{CE6994B0-6A32-4C9F-8C6B-6E91EDA988CE}">
        <cr:reactions xmlns:cr="http://schemas.microsoft.com/office/comments/2020/reactions">
          <cr:reaction reactionType="1">
            <cr:reactionInfo dateUtc="2025-12-22T02:38:28Z">
              <cr:user userId="S::BBLASE2@emory.edu::ab12b377-5693-4e82-8234-14c1c1a4b846" userProvider="AD" userName="Blase, Brett"/>
            </cr:reactionInfo>
          </cr:reaction>
        </cr:reactions>
      </w16:ext>
    </w16cex:extLst>
  </w16cex:commentExtensible>
  <w16cex:commentExtensible w16cex:durableId="451CBE6A" w16cex:dateUtc="2025-11-25T17:55:00Z">
    <w16cex:extLst>
      <w16:ext w16:uri="{CE6994B0-6A32-4C9F-8C6B-6E91EDA988CE}">
        <cr:reactions xmlns:cr="http://schemas.microsoft.com/office/comments/2020/reactions">
          <cr:reaction reactionType="1">
            <cr:reactionInfo dateUtc="2025-12-22T02:38:31Z">
              <cr:user userId="S::BBLASE2@emory.edu::ab12b377-5693-4e82-8234-14c1c1a4b846" userProvider="AD" userName="Blase, Brett"/>
            </cr:reactionInfo>
          </cr:reaction>
        </cr:reactions>
      </w16:ext>
    </w16cex:extLst>
  </w16cex:commentExtensible>
  <w16cex:commentExtensible w16cex:durableId="4CD790B4" w16cex:dateUtc="2025-11-19T01:16:00Z">
    <w16cex:extLst>
      <w16:ext w16:uri="{CE6994B0-6A32-4C9F-8C6B-6E91EDA988CE}">
        <cr:reactions xmlns:cr="http://schemas.microsoft.com/office/comments/2020/reactions">
          <cr:reaction reactionType="1">
            <cr:reactionInfo dateUtc="2025-12-22T02:38:46Z">
              <cr:user userId="S::BBLASE2@emory.edu::ab12b377-5693-4e82-8234-14c1c1a4b846" userProvider="AD" userName="Blase, Brett"/>
            </cr:reactionInfo>
          </cr:reaction>
        </cr:reactions>
      </w16:ext>
    </w16cex:extLst>
  </w16cex:commentExtensible>
  <w16cex:commentExtensible w16cex:durableId="00FFF1E0" w16cex:dateUtc="2025-11-19T01:17:00Z"/>
  <w16cex:commentExtensible w16cex:durableId="125CB51F" w16cex:dateUtc="2025-11-19T01:18:00Z"/>
  <w16cex:commentExtensible w16cex:durableId="2738446A" w16cex:dateUtc="2025-11-19T01:19:00Z"/>
  <w16cex:commentExtensible w16cex:durableId="33F76E43" w16cex:dateUtc="2025-11-19T01:26:00Z">
    <w16cex:extLst>
      <w16:ext w16:uri="{CE6994B0-6A32-4C9F-8C6B-6E91EDA988CE}">
        <cr:reactions xmlns:cr="http://schemas.microsoft.com/office/comments/2020/reactions">
          <cr:reaction reactionType="1">
            <cr:reactionInfo dateUtc="2025-12-23T18:23:57Z">
              <cr:user userId="S::BBLASE2@emory.edu::ab12b377-5693-4e82-8234-14c1c1a4b846" userProvider="AD" userName="Blase, Brett"/>
            </cr:reactionInfo>
          </cr:reaction>
        </cr:reactions>
      </w16:ext>
    </w16cex:extLst>
  </w16cex:commentExtensible>
  <w16cex:commentExtensible w16cex:durableId="3AC278D9" w16cex:dateUtc="2025-11-25T17:56:00Z"/>
  <w16cex:commentExtensible w16cex:durableId="1981C64B" w16cex:dateUtc="2025-11-19T01:22:00Z"/>
  <w16cex:commentExtensible w16cex:durableId="0A50BD33" w16cex:dateUtc="2025-11-19T01:27:00Z"/>
  <w16cex:commentExtensible w16cex:durableId="3EB49C5E" w16cex:dateUtc="2025-11-19T01:55:00Z"/>
  <w16cex:commentExtensible w16cex:durableId="0064F175" w16cex:dateUtc="2025-11-25T17:59:00Z"/>
  <w16cex:commentExtensible w16cex:durableId="75406B91" w16cex:dateUtc="2025-11-19T01:30:00Z"/>
  <w16cex:commentExtensible w16cex:durableId="7017AB99" w16cex:dateUtc="2025-11-19T01:33:00Z"/>
  <w16cex:commentExtensible w16cex:durableId="2B9F79B1" w16cex:dateUtc="2025-11-19T01:35:00Z"/>
  <w16cex:commentExtensible w16cex:durableId="7656ADA0" w16cex:dateUtc="2025-11-19T01:35:00Z"/>
  <w16cex:commentExtensible w16cex:durableId="5ABB87BE" w16cex:dateUtc="2025-11-19T01:36:00Z"/>
  <w16cex:commentExtensible w16cex:durableId="41AD1A67" w16cex:dateUtc="2025-11-19T01:37:00Z"/>
  <w16cex:commentExtensible w16cex:durableId="76634FC0" w16cex:dateUtc="2025-11-19T01:37:00Z"/>
  <w16cex:commentExtensible w16cex:durableId="470D58D0" w16cex:dateUtc="2025-11-19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42E6B74" w16cid:durableId="415F9737"/>
  <w16cid:commentId w16cid:paraId="23DD0960" w16cid:durableId="2A802A00"/>
  <w16cid:commentId w16cid:paraId="71BD5F3F" w16cid:durableId="72C6E381"/>
  <w16cid:commentId w16cid:paraId="08FBD6A5" w16cid:durableId="01F9C58F"/>
  <w16cid:commentId w16cid:paraId="40663ADA" w16cid:durableId="403C76EB"/>
  <w16cid:commentId w16cid:paraId="2CEC9EE7" w16cid:durableId="744CF439"/>
  <w16cid:commentId w16cid:paraId="0C98D85E" w16cid:durableId="70156A27"/>
  <w16cid:commentId w16cid:paraId="5EB13675" w16cid:durableId="353A72D3"/>
  <w16cid:commentId w16cid:paraId="4F831C11" w16cid:durableId="56BA3CBE"/>
  <w16cid:commentId w16cid:paraId="73D891CA" w16cid:durableId="3F272FCF"/>
  <w16cid:commentId w16cid:paraId="565DD583" w16cid:durableId="451CBE6A"/>
  <w16cid:commentId w16cid:paraId="68D4E86A" w16cid:durableId="4CD790B4"/>
  <w16cid:commentId w16cid:paraId="4AE524F1" w16cid:durableId="00FFF1E0"/>
  <w16cid:commentId w16cid:paraId="53C703BF" w16cid:durableId="125CB51F"/>
  <w16cid:commentId w16cid:paraId="14E79A32" w16cid:durableId="2738446A"/>
  <w16cid:commentId w16cid:paraId="1413218B" w16cid:durableId="33F76E43"/>
  <w16cid:commentId w16cid:paraId="3CFA9FDF" w16cid:durableId="3AC278D9"/>
  <w16cid:commentId w16cid:paraId="75D407B3" w16cid:durableId="1981C64B"/>
  <w16cid:commentId w16cid:paraId="62384820" w16cid:durableId="0A50BD33"/>
  <w16cid:commentId w16cid:paraId="2433D542" w16cid:durableId="3EB49C5E"/>
  <w16cid:commentId w16cid:paraId="73891273" w16cid:durableId="0064F175"/>
  <w16cid:commentId w16cid:paraId="6C95BEEF" w16cid:durableId="75406B91"/>
  <w16cid:commentId w16cid:paraId="47CACC16" w16cid:durableId="7017AB99"/>
  <w16cid:commentId w16cid:paraId="4A044C2C" w16cid:durableId="2B9F79B1"/>
  <w16cid:commentId w16cid:paraId="21EB0835" w16cid:durableId="7656ADA0"/>
  <w16cid:commentId w16cid:paraId="50A69306" w16cid:durableId="5ABB87BE"/>
  <w16cid:commentId w16cid:paraId="216328BF" w16cid:durableId="41AD1A67"/>
  <w16cid:commentId w16cid:paraId="741ED983" w16cid:durableId="76634FC0"/>
  <w16cid:commentId w16cid:paraId="5E8B6449" w16cid:durableId="470D58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6BE90E" w14:textId="77777777" w:rsidR="00CD3DBE" w:rsidRDefault="00CD3DBE" w:rsidP="00EB36CA">
      <w:r>
        <w:separator/>
      </w:r>
    </w:p>
  </w:endnote>
  <w:endnote w:type="continuationSeparator" w:id="0">
    <w:p w14:paraId="0A2A6BBF" w14:textId="77777777" w:rsidR="00CD3DBE" w:rsidRDefault="00CD3DBE" w:rsidP="00EB36CA">
      <w:r>
        <w:continuationSeparator/>
      </w:r>
    </w:p>
  </w:endnote>
  <w:endnote w:id="1">
    <w:p w14:paraId="24931B5D" w14:textId="77777777" w:rsidR="00EB36CA" w:rsidRPr="004F1910" w:rsidRDefault="00EB36CA" w:rsidP="00EB36CA">
      <w:pPr>
        <w:pStyle w:val="EndnoteText"/>
      </w:pPr>
      <w:r>
        <w:rPr>
          <w:rStyle w:val="EndnoteReference"/>
        </w:rPr>
        <w:endnoteRef/>
      </w:r>
      <w:r>
        <w:t xml:space="preserve"> Google, </w:t>
      </w:r>
      <w:r w:rsidRPr="004F1910">
        <w:rPr>
          <w:u w:val="single"/>
        </w:rPr>
        <w:t>Introducing Gemini: our largest and most capable AI model</w:t>
      </w:r>
      <w:r>
        <w:t xml:space="preserve">, AI (Dec. 6, 2023), </w:t>
      </w:r>
      <w:hyperlink r:id="rId1" w:anchor="sundar-note" w:history="1">
        <w:r w:rsidRPr="00F568D2">
          <w:rPr>
            <w:rStyle w:val="Hyperlink"/>
          </w:rPr>
          <w:t>https://blog.google/technology/ai/google-gemini-ai/#sundar-note</w:t>
        </w:r>
      </w:hyperlink>
      <w:r>
        <w:t xml:space="preserve">. </w:t>
      </w:r>
    </w:p>
    <w:p w14:paraId="3A8D8644" w14:textId="77777777" w:rsidR="00EB36CA" w:rsidRDefault="00EB36CA" w:rsidP="00EB36CA">
      <w:pPr>
        <w:pStyle w:val="EndnoteText"/>
      </w:pPr>
    </w:p>
  </w:endnote>
  <w:endnote w:id="2">
    <w:p w14:paraId="6264C37B" w14:textId="77777777" w:rsidR="00EB36CA" w:rsidRDefault="00EB36CA" w:rsidP="00EB36CA">
      <w:pPr>
        <w:pStyle w:val="EndnoteText"/>
      </w:pPr>
      <w:r>
        <w:rPr>
          <w:rStyle w:val="EndnoteReference"/>
        </w:rPr>
        <w:endnoteRef/>
      </w:r>
      <w:r>
        <w:t xml:space="preserve"> </w:t>
      </w:r>
      <w:r w:rsidRPr="004F1910">
        <w:rPr>
          <w:i/>
          <w:iCs/>
        </w:rPr>
        <w:t>Id</w:t>
      </w:r>
      <w:r>
        <w:t xml:space="preserve">. </w:t>
      </w:r>
    </w:p>
  </w:endnote>
  <w:endnote w:id="3">
    <w:p w14:paraId="4EAC2B49" w14:textId="77777777" w:rsidR="00EB36CA" w:rsidRDefault="00EB36CA" w:rsidP="00EB36CA">
      <w:pPr>
        <w:pStyle w:val="EndnoteText"/>
      </w:pPr>
      <w:r>
        <w:rPr>
          <w:rStyle w:val="EndnoteReference"/>
        </w:rPr>
        <w:endnoteRef/>
      </w:r>
      <w:r>
        <w:t xml:space="preserve"> </w:t>
      </w:r>
      <w:r w:rsidRPr="004F1910">
        <w:rPr>
          <w:i/>
          <w:iCs/>
        </w:rPr>
        <w:t>Id</w:t>
      </w:r>
      <w:r>
        <w:t>.</w:t>
      </w:r>
    </w:p>
  </w:endnote>
  <w:endnote w:id="4">
    <w:p w14:paraId="3E05750C" w14:textId="77777777" w:rsidR="00EB36CA" w:rsidRPr="004F1910" w:rsidRDefault="00EB36CA" w:rsidP="00EB36CA">
      <w:pPr>
        <w:pStyle w:val="EndnoteText"/>
      </w:pPr>
      <w:r>
        <w:rPr>
          <w:rStyle w:val="EndnoteReference"/>
        </w:rPr>
        <w:endnoteRef/>
      </w:r>
      <w:r>
        <w:t xml:space="preserve"> Todd Spangler, </w:t>
      </w:r>
      <w:r w:rsidRPr="004F1910">
        <w:rPr>
          <w:u w:val="single"/>
        </w:rPr>
        <w:t>Disney Accuses Google of Using AI to Engage in Copyright Infringement on ‘Massive Scale</w:t>
      </w:r>
      <w:r>
        <w:rPr>
          <w:u w:val="single"/>
        </w:rPr>
        <w:t>,</w:t>
      </w:r>
      <w:r>
        <w:t xml:space="preserve"> Variety (</w:t>
      </w:r>
      <w:r w:rsidRPr="004F1910">
        <w:t>Dec 11, 2025</w:t>
      </w:r>
      <w:r>
        <w:t xml:space="preserve">), </w:t>
      </w:r>
      <w:proofErr w:type="gramStart"/>
      <w:r w:rsidRPr="004F1910">
        <w:t>https://variety.com/2025/digital/news/disney-google-ai-copyright-infringement-cease-and-desist-letter-1236606429/</w:t>
      </w:r>
      <w:r>
        <w:t xml:space="preserve"> .</w:t>
      </w:r>
      <w:proofErr w:type="gramEnd"/>
      <w:r>
        <w:t xml:space="preserve"> </w:t>
      </w:r>
    </w:p>
    <w:p w14:paraId="72682BEB" w14:textId="77777777" w:rsidR="00EB36CA" w:rsidRPr="004F1910" w:rsidRDefault="00EB36CA" w:rsidP="00EB36CA">
      <w:pPr>
        <w:pStyle w:val="EndnoteText"/>
        <w:rPr>
          <w:u w:val="single"/>
        </w:rPr>
      </w:pPr>
    </w:p>
  </w:endnote>
  <w:endnote w:id="5">
    <w:p w14:paraId="2169B90E" w14:textId="77777777" w:rsidR="00EB36CA" w:rsidRDefault="00EB36CA" w:rsidP="00EB36CA">
      <w:pPr>
        <w:pStyle w:val="EndnoteText"/>
      </w:pPr>
      <w:r>
        <w:rPr>
          <w:rStyle w:val="EndnoteReference"/>
        </w:rPr>
        <w:endnoteRef/>
      </w:r>
      <w:r>
        <w:t xml:space="preserve"> Waymo, Waymo Driver, </w:t>
      </w:r>
      <w:hyperlink r:id="rId2" w:history="1">
        <w:r w:rsidRPr="00F568D2">
          <w:rPr>
            <w:rStyle w:val="Hyperlink"/>
          </w:rPr>
          <w:t>https://waymo.com/waymo-driver/</w:t>
        </w:r>
      </w:hyperlink>
      <w:r>
        <w:t xml:space="preserve">. </w:t>
      </w:r>
    </w:p>
  </w:endnote>
  <w:endnote w:id="6">
    <w:p w14:paraId="73A9743D" w14:textId="77777777" w:rsidR="00EB36CA" w:rsidRDefault="00EB36CA" w:rsidP="00EB36CA">
      <w:pPr>
        <w:pStyle w:val="EndnoteText"/>
      </w:pPr>
      <w:r>
        <w:rPr>
          <w:rStyle w:val="EndnoteReference"/>
        </w:rPr>
        <w:endnoteRef/>
      </w:r>
      <w:r>
        <w:t xml:space="preserve"> </w:t>
      </w:r>
      <w:r w:rsidRPr="00EC74F5">
        <w:rPr>
          <w:i/>
          <w:iCs/>
        </w:rPr>
        <w:t>Id</w:t>
      </w:r>
      <w:r>
        <w:t>.</w:t>
      </w:r>
    </w:p>
  </w:endnote>
  <w:endnote w:id="7">
    <w:p w14:paraId="46DD3E79" w14:textId="77777777" w:rsidR="00EB36CA" w:rsidRDefault="00EB36CA" w:rsidP="00EB36CA">
      <w:pPr>
        <w:pStyle w:val="EndnoteText"/>
      </w:pPr>
      <w:r>
        <w:rPr>
          <w:rStyle w:val="EndnoteReference"/>
        </w:rPr>
        <w:endnoteRef/>
      </w:r>
      <w:r>
        <w:t xml:space="preserve"> Google, </w:t>
      </w:r>
      <w:r w:rsidRPr="00EC74F5">
        <w:rPr>
          <w:u w:val="single"/>
        </w:rPr>
        <w:t xml:space="preserve">Meet Flow: AI-powered filmmaking with </w:t>
      </w:r>
      <w:proofErr w:type="spellStart"/>
      <w:r w:rsidRPr="00EC74F5">
        <w:rPr>
          <w:u w:val="single"/>
        </w:rPr>
        <w:t>Veo</w:t>
      </w:r>
      <w:proofErr w:type="spellEnd"/>
      <w:r w:rsidRPr="00EC74F5">
        <w:rPr>
          <w:u w:val="single"/>
        </w:rPr>
        <w:t xml:space="preserve"> 3,</w:t>
      </w:r>
      <w:r>
        <w:t xml:space="preserve"> AI (May 20, 2025), </w:t>
      </w:r>
      <w:hyperlink r:id="rId3" w:history="1">
        <w:r w:rsidRPr="00F568D2">
          <w:rPr>
            <w:rStyle w:val="Hyperlink"/>
          </w:rPr>
          <w:t>https://blog.google/technology/ai/google-flow-veo-ai-filmmaking-tool/</w:t>
        </w:r>
      </w:hyperlink>
      <w:r>
        <w:t xml:space="preserve">. </w:t>
      </w:r>
    </w:p>
  </w:endnote>
  <w:endnote w:id="8">
    <w:p w14:paraId="30B27A9B" w14:textId="77777777" w:rsidR="00EB36CA" w:rsidRDefault="00EB36CA" w:rsidP="00EB36CA">
      <w:pPr>
        <w:pStyle w:val="EndnoteText"/>
      </w:pPr>
      <w:r>
        <w:rPr>
          <w:rStyle w:val="EndnoteReference"/>
        </w:rPr>
        <w:endnoteRef/>
      </w:r>
      <w:r>
        <w:t xml:space="preserve"> </w:t>
      </w:r>
      <w:r w:rsidRPr="00EC74F5">
        <w:rPr>
          <w:i/>
          <w:iCs/>
        </w:rPr>
        <w:t>Id</w:t>
      </w:r>
      <w:r>
        <w:t>.</w:t>
      </w:r>
    </w:p>
  </w:endnote>
  <w:endnote w:id="9">
    <w:p w14:paraId="4A164D32" w14:textId="77777777" w:rsidR="00EB36CA" w:rsidRDefault="00EB36CA" w:rsidP="00EB36CA">
      <w:pPr>
        <w:pStyle w:val="EndnoteText"/>
      </w:pPr>
      <w:r>
        <w:rPr>
          <w:rStyle w:val="EndnoteReference"/>
        </w:rPr>
        <w:endnoteRef/>
      </w:r>
      <w:r>
        <w:t xml:space="preserve"> </w:t>
      </w:r>
      <w:r w:rsidRPr="00EC74F5">
        <w:rPr>
          <w:i/>
          <w:iCs/>
        </w:rPr>
        <w:t>Id</w:t>
      </w:r>
      <w:r>
        <w:t>.</w:t>
      </w:r>
    </w:p>
  </w:endnote>
  <w:endnote w:id="10">
    <w:p w14:paraId="549C5C8B" w14:textId="77777777" w:rsidR="00EB36CA" w:rsidRDefault="00EB36CA" w:rsidP="00EB36CA">
      <w:pPr>
        <w:pStyle w:val="EndnoteText"/>
      </w:pPr>
      <w:r>
        <w:rPr>
          <w:rStyle w:val="EndnoteReference"/>
        </w:rPr>
        <w:endnoteRef/>
      </w:r>
      <w:r>
        <w:t xml:space="preserve"> </w:t>
      </w:r>
      <w:r w:rsidRPr="00EC74F5">
        <w:rPr>
          <w:i/>
          <w:iCs/>
        </w:rPr>
        <w:t>Id</w:t>
      </w:r>
      <w:r>
        <w:t>.</w:t>
      </w:r>
    </w:p>
  </w:endnote>
  <w:endnote w:id="11">
    <w:p w14:paraId="0D97111F" w14:textId="77777777" w:rsidR="00EB36CA" w:rsidRDefault="00EB36CA" w:rsidP="00EB36CA">
      <w:pPr>
        <w:pStyle w:val="EndnoteText"/>
      </w:pPr>
      <w:r>
        <w:rPr>
          <w:rStyle w:val="EndnoteReference"/>
        </w:rPr>
        <w:endnoteRef/>
      </w:r>
      <w:r>
        <w:t xml:space="preserve"> </w:t>
      </w:r>
      <w:r w:rsidRPr="00D12BC6">
        <w:rPr>
          <w:highlight w:val="yellow"/>
        </w:rPr>
        <w:t>United States Copyright Office, A Report of the Register of Copyrights, Copyright and Artificial Intelligence, at Preface (2024).</w:t>
      </w:r>
    </w:p>
  </w:endnote>
  <w:endnote w:id="12">
    <w:p w14:paraId="777896D1" w14:textId="77777777" w:rsidR="00EB36CA" w:rsidRDefault="00EB36CA" w:rsidP="00EB36CA">
      <w:pPr>
        <w:pStyle w:val="EndnoteText"/>
      </w:pPr>
      <w:r>
        <w:rPr>
          <w:rStyle w:val="EndnoteReference"/>
        </w:rPr>
        <w:endnoteRef/>
      </w:r>
      <w:r>
        <w:t xml:space="preserve"> </w:t>
      </w:r>
      <w:r w:rsidRPr="00D12BC6">
        <w:rPr>
          <w:i/>
          <w:iCs/>
        </w:rPr>
        <w:t>Id</w:t>
      </w:r>
      <w:r>
        <w:t>.</w:t>
      </w:r>
    </w:p>
  </w:endnote>
  <w:endnote w:id="13">
    <w:p w14:paraId="683ED7D8" w14:textId="77777777" w:rsidR="00EB36CA" w:rsidRDefault="00EB36CA" w:rsidP="00EB36CA">
      <w:pPr>
        <w:pStyle w:val="EndnoteText"/>
      </w:pPr>
      <w:r>
        <w:rPr>
          <w:rStyle w:val="EndnoteReference"/>
        </w:rPr>
        <w:endnoteRef/>
      </w:r>
      <w:r>
        <w:t xml:space="preserve"> </w:t>
      </w:r>
      <w:r w:rsidRPr="00D12BC6">
        <w:rPr>
          <w:i/>
          <w:iCs/>
        </w:rPr>
        <w:t>Id</w:t>
      </w:r>
      <w:r>
        <w:t>.</w:t>
      </w:r>
    </w:p>
  </w:endnote>
  <w:endnote w:id="14">
    <w:p w14:paraId="4DEB6657" w14:textId="77777777" w:rsidR="00EB36CA" w:rsidRDefault="00EB36CA" w:rsidP="00EB36CA">
      <w:pPr>
        <w:pStyle w:val="EndnoteText"/>
      </w:pPr>
      <w:r>
        <w:rPr>
          <w:rStyle w:val="EndnoteReference"/>
        </w:rPr>
        <w:endnoteRef/>
      </w:r>
      <w:r>
        <w:t xml:space="preserve"> </w:t>
      </w:r>
      <w:r w:rsidRPr="00D12BC6">
        <w:rPr>
          <w:i/>
          <w:iCs/>
        </w:rPr>
        <w:t>Id</w:t>
      </w:r>
      <w:r>
        <w:t>.</w:t>
      </w:r>
    </w:p>
  </w:endnote>
  <w:endnote w:id="15">
    <w:p w14:paraId="5AC1EE85" w14:textId="77777777" w:rsidR="00EB36CA" w:rsidRDefault="00EB36CA" w:rsidP="00EB36CA">
      <w:pPr>
        <w:pStyle w:val="EndnoteText"/>
      </w:pPr>
      <w:r>
        <w:rPr>
          <w:rStyle w:val="EndnoteReference"/>
        </w:rPr>
        <w:endnoteRef/>
      </w:r>
      <w:r>
        <w:t xml:space="preserve"> </w:t>
      </w:r>
      <w:r w:rsidRPr="00D12BC6">
        <w:rPr>
          <w:i/>
          <w:iCs/>
        </w:rPr>
        <w:t>Id</w:t>
      </w:r>
      <w:r>
        <w:t xml:space="preserve">. at 26-28. </w:t>
      </w:r>
    </w:p>
  </w:endnote>
  <w:endnote w:id="16">
    <w:p w14:paraId="5CE85921" w14:textId="77777777" w:rsidR="00EB36CA" w:rsidRDefault="00EB36CA" w:rsidP="00EB36CA">
      <w:pPr>
        <w:pStyle w:val="EndnoteText"/>
      </w:pPr>
      <w:r>
        <w:rPr>
          <w:rStyle w:val="EndnoteReference"/>
        </w:rPr>
        <w:endnoteRef/>
      </w:r>
      <w:r>
        <w:t xml:space="preserve"> </w:t>
      </w:r>
      <w:r w:rsidRPr="00D12BC6">
        <w:rPr>
          <w:i/>
          <w:iCs/>
        </w:rPr>
        <w:t>Id</w:t>
      </w:r>
      <w:r>
        <w:t xml:space="preserve">. at 26. </w:t>
      </w:r>
    </w:p>
  </w:endnote>
  <w:endnote w:id="17">
    <w:p w14:paraId="58B027A5" w14:textId="77777777" w:rsidR="00EB36CA" w:rsidRDefault="00EB36CA" w:rsidP="00EB36CA">
      <w:pPr>
        <w:pStyle w:val="EndnoteText"/>
      </w:pPr>
      <w:r>
        <w:rPr>
          <w:rStyle w:val="EndnoteReference"/>
        </w:rPr>
        <w:endnoteRef/>
      </w:r>
      <w:r>
        <w:t xml:space="preserve"> </w:t>
      </w:r>
      <w:r w:rsidRPr="00D12BC6">
        <w:rPr>
          <w:i/>
          <w:iCs/>
        </w:rPr>
        <w:t>Id</w:t>
      </w:r>
      <w:r>
        <w:t xml:space="preserve">. </w:t>
      </w:r>
    </w:p>
  </w:endnote>
  <w:endnote w:id="18">
    <w:p w14:paraId="78EDCAEA" w14:textId="77777777" w:rsidR="00EB36CA" w:rsidRDefault="00EB36CA" w:rsidP="00EB36CA">
      <w:pPr>
        <w:pStyle w:val="EndnoteText"/>
      </w:pPr>
      <w:r>
        <w:rPr>
          <w:rStyle w:val="EndnoteReference"/>
        </w:rPr>
        <w:endnoteRef/>
      </w:r>
      <w:r>
        <w:t xml:space="preserve"> </w:t>
      </w:r>
      <w:r w:rsidRPr="00D12BC6">
        <w:rPr>
          <w:i/>
          <w:iCs/>
        </w:rPr>
        <w:t>Id</w:t>
      </w:r>
      <w:r>
        <w:t>.</w:t>
      </w:r>
    </w:p>
  </w:endnote>
  <w:endnote w:id="19">
    <w:p w14:paraId="558E7B60" w14:textId="77777777" w:rsidR="00EB36CA" w:rsidRDefault="00EB36CA" w:rsidP="00EB36CA">
      <w:pPr>
        <w:pStyle w:val="EndnoteText"/>
      </w:pPr>
      <w:r>
        <w:rPr>
          <w:rStyle w:val="EndnoteReference"/>
        </w:rPr>
        <w:endnoteRef/>
      </w:r>
      <w:r>
        <w:t xml:space="preserve"> </w:t>
      </w:r>
      <w:r w:rsidRPr="0057522C">
        <w:rPr>
          <w:i/>
          <w:iCs/>
        </w:rPr>
        <w:t>Id</w:t>
      </w:r>
      <w:r>
        <w:t>. at 27.</w:t>
      </w:r>
    </w:p>
  </w:endnote>
  <w:endnote w:id="20">
    <w:p w14:paraId="56200231" w14:textId="77777777" w:rsidR="00EB36CA" w:rsidRDefault="00EB36CA" w:rsidP="00EB36CA">
      <w:pPr>
        <w:pStyle w:val="EndnoteText"/>
      </w:pPr>
      <w:r>
        <w:rPr>
          <w:rStyle w:val="EndnoteReference"/>
        </w:rPr>
        <w:endnoteRef/>
      </w:r>
      <w:r>
        <w:t xml:space="preserve"> </w:t>
      </w:r>
      <w:r w:rsidRPr="0057522C">
        <w:rPr>
          <w:highlight w:val="yellow"/>
        </w:rPr>
        <w:t>Author, Japan Goes all in Copyright does not apply to AI, (Date),</w:t>
      </w:r>
      <w:r w:rsidRPr="0057522C">
        <w:rPr>
          <w:rFonts w:ascii="-webkit-standard" w:hAnsi="-webkit-standard"/>
          <w:color w:val="000000"/>
          <w:sz w:val="27"/>
          <w:szCs w:val="27"/>
          <w:highlight w:val="yellow"/>
        </w:rPr>
        <w:t xml:space="preserve"> </w:t>
      </w:r>
      <w:hyperlink r:id="rId4" w:history="1">
        <w:r w:rsidRPr="0057522C">
          <w:rPr>
            <w:rStyle w:val="Hyperlink"/>
            <w:highlight w:val="yellow"/>
          </w:rPr>
          <w:t>https://www.biia.com/japan-goes-all-in-copyright-doesnt-apply-to-ai-training/</w:t>
        </w:r>
      </w:hyperlink>
      <w:r w:rsidRPr="0057522C">
        <w:rPr>
          <w:highlight w:val="yellow"/>
        </w:rPr>
        <w:t>.</w:t>
      </w:r>
      <w:r>
        <w:t xml:space="preserve"> </w:t>
      </w:r>
    </w:p>
  </w:endnote>
  <w:endnote w:id="21">
    <w:p w14:paraId="2500F65B" w14:textId="77777777" w:rsidR="00EB36CA" w:rsidRDefault="00EB36CA" w:rsidP="00EB36CA">
      <w:pPr>
        <w:pStyle w:val="EndnoteText"/>
      </w:pPr>
      <w:r>
        <w:rPr>
          <w:rStyle w:val="EndnoteReference"/>
        </w:rPr>
        <w:endnoteRef/>
      </w:r>
      <w:r>
        <w:t xml:space="preserve"> </w:t>
      </w:r>
      <w:r w:rsidRPr="007D19B0">
        <w:rPr>
          <w:i/>
          <w:iCs/>
        </w:rPr>
        <w:t>Id</w:t>
      </w:r>
      <w:r>
        <w:t>.</w:t>
      </w:r>
    </w:p>
  </w:endnote>
  <w:endnote w:id="22">
    <w:p w14:paraId="30F7D1C2" w14:textId="77777777" w:rsidR="00EB36CA" w:rsidRDefault="00EB36CA" w:rsidP="00EB36CA">
      <w:pPr>
        <w:pStyle w:val="EndnoteText"/>
      </w:pPr>
      <w:r>
        <w:rPr>
          <w:rStyle w:val="EndnoteReference"/>
        </w:rPr>
        <w:endnoteRef/>
      </w:r>
      <w:r>
        <w:t xml:space="preserve"> </w:t>
      </w:r>
      <w:r w:rsidRPr="007D19B0">
        <w:rPr>
          <w:i/>
          <w:iCs/>
        </w:rPr>
        <w:t>Id</w:t>
      </w:r>
      <w:r>
        <w:t>.</w:t>
      </w:r>
    </w:p>
  </w:endnote>
  <w:endnote w:id="23">
    <w:p w14:paraId="2E36CB01" w14:textId="77777777" w:rsidR="00EB36CA" w:rsidRDefault="00EB36CA" w:rsidP="00EB36CA">
      <w:pPr>
        <w:pStyle w:val="EndnoteText"/>
      </w:pPr>
      <w:r>
        <w:rPr>
          <w:rStyle w:val="EndnoteReference"/>
        </w:rPr>
        <w:endnoteRef/>
      </w:r>
      <w:r>
        <w:t xml:space="preserve"> </w:t>
      </w:r>
      <w:r w:rsidRPr="007D19B0">
        <w:rPr>
          <w:i/>
          <w:iCs/>
        </w:rPr>
        <w:t>Id</w:t>
      </w:r>
      <w:r>
        <w:t>.</w:t>
      </w:r>
    </w:p>
  </w:endnote>
  <w:endnote w:id="24">
    <w:p w14:paraId="0716C2CD" w14:textId="77777777" w:rsidR="00EB36CA" w:rsidRDefault="00EB36CA" w:rsidP="00EB36CA">
      <w:pPr>
        <w:pStyle w:val="EndnoteText"/>
      </w:pPr>
      <w:r>
        <w:rPr>
          <w:rStyle w:val="EndnoteReference"/>
        </w:rPr>
        <w:endnoteRef/>
      </w:r>
      <w:r>
        <w:t xml:space="preserve"> </w:t>
      </w:r>
      <w:r w:rsidRPr="007D19B0">
        <w:rPr>
          <w:i/>
          <w:iCs/>
        </w:rPr>
        <w:t>Id</w:t>
      </w:r>
      <w:r>
        <w:t>.</w:t>
      </w:r>
    </w:p>
  </w:endnote>
  <w:endnote w:id="25">
    <w:p w14:paraId="0F3BF95C" w14:textId="77777777" w:rsidR="00EB36CA" w:rsidRDefault="00EB36CA" w:rsidP="00EB36CA">
      <w:pPr>
        <w:pStyle w:val="EndnoteText"/>
      </w:pPr>
      <w:r>
        <w:rPr>
          <w:rStyle w:val="EndnoteReference"/>
        </w:rPr>
        <w:endnoteRef/>
      </w:r>
      <w:r>
        <w:t xml:space="preserve"> </w:t>
      </w:r>
      <w:r w:rsidRPr="007D19B0">
        <w:rPr>
          <w:i/>
          <w:iCs/>
        </w:rPr>
        <w:t>Id</w:t>
      </w:r>
      <w:r>
        <w:t>.</w:t>
      </w:r>
    </w:p>
  </w:endnote>
  <w:endnote w:id="26">
    <w:p w14:paraId="0AD9EB75" w14:textId="77777777" w:rsidR="00EB36CA" w:rsidRDefault="00EB36CA" w:rsidP="00EB36CA">
      <w:pPr>
        <w:pStyle w:val="EndnoteText"/>
      </w:pPr>
      <w:r>
        <w:rPr>
          <w:rStyle w:val="EndnoteReference"/>
        </w:rPr>
        <w:endnoteRef/>
      </w:r>
      <w:r>
        <w:t xml:space="preserve"> </w:t>
      </w:r>
      <w:r w:rsidRPr="007D19B0">
        <w:rPr>
          <w:i/>
          <w:iCs/>
        </w:rPr>
        <w:t>Id</w:t>
      </w:r>
      <w:r>
        <w:t>.</w:t>
      </w:r>
    </w:p>
  </w:endnote>
  <w:endnote w:id="27">
    <w:p w14:paraId="652AA159" w14:textId="77777777" w:rsidR="00EB36CA" w:rsidRPr="005F65D5" w:rsidRDefault="00EB36CA" w:rsidP="00EB36CA">
      <w:pPr>
        <w:pStyle w:val="EndnoteText"/>
        <w:rPr>
          <w:highlight w:val="yellow"/>
        </w:rPr>
      </w:pPr>
      <w:r>
        <w:rPr>
          <w:rStyle w:val="EndnoteReference"/>
        </w:rPr>
        <w:endnoteRef/>
      </w:r>
      <w:r>
        <w:t xml:space="preserve"> </w:t>
      </w:r>
      <w:r>
        <w:rPr>
          <w:highlight w:val="yellow"/>
        </w:rPr>
        <w:t>Japan</w:t>
      </w:r>
      <w:r w:rsidRPr="005F65D5">
        <w:rPr>
          <w:highlight w:val="yellow"/>
        </w:rPr>
        <w:t xml:space="preserve"> Copyright Office, General Understanding on</w:t>
      </w:r>
      <w:r>
        <w:rPr>
          <w:highlight w:val="yellow"/>
        </w:rPr>
        <w:t xml:space="preserve"> </w:t>
      </w:r>
      <w:r w:rsidRPr="005F65D5">
        <w:rPr>
          <w:highlight w:val="yellow"/>
        </w:rPr>
        <w:t xml:space="preserve">AI and Copyright in Japan, at </w:t>
      </w:r>
      <w:r>
        <w:rPr>
          <w:highlight w:val="yellow"/>
        </w:rPr>
        <w:t>1</w:t>
      </w:r>
      <w:r w:rsidRPr="005F65D5">
        <w:rPr>
          <w:highlight w:val="yellow"/>
        </w:rPr>
        <w:t xml:space="preserve"> (2024).</w:t>
      </w:r>
    </w:p>
  </w:endnote>
  <w:endnote w:id="28">
    <w:p w14:paraId="2F7CB5DD" w14:textId="77777777" w:rsidR="00EB36CA" w:rsidRDefault="00EB36CA" w:rsidP="00EB36CA">
      <w:pPr>
        <w:pStyle w:val="EndnoteText"/>
      </w:pPr>
      <w:r>
        <w:rPr>
          <w:rStyle w:val="EndnoteReference"/>
        </w:rPr>
        <w:endnoteRef/>
      </w:r>
      <w:r>
        <w:t xml:space="preserve"> </w:t>
      </w:r>
      <w:r w:rsidRPr="007D19B0">
        <w:rPr>
          <w:i/>
          <w:iCs/>
        </w:rPr>
        <w:t>Id</w:t>
      </w:r>
      <w:r>
        <w:t xml:space="preserve">. at 2. </w:t>
      </w:r>
    </w:p>
  </w:endnote>
  <w:endnote w:id="29">
    <w:p w14:paraId="5E59B3A7" w14:textId="77777777" w:rsidR="00EB36CA" w:rsidRDefault="00EB36CA" w:rsidP="00EB36CA">
      <w:pPr>
        <w:pStyle w:val="EndnoteText"/>
      </w:pPr>
      <w:r>
        <w:rPr>
          <w:rStyle w:val="EndnoteReference"/>
        </w:rPr>
        <w:endnoteRef/>
      </w:r>
      <w:r>
        <w:t xml:space="preserve"> </w:t>
      </w:r>
      <w:r w:rsidRPr="005F65D5">
        <w:rPr>
          <w:i/>
          <w:iCs/>
        </w:rPr>
        <w:t>Id</w:t>
      </w:r>
      <w:r>
        <w:t>. at 5.</w:t>
      </w:r>
    </w:p>
  </w:endnote>
  <w:endnote w:id="30">
    <w:p w14:paraId="324DFBBD" w14:textId="77777777" w:rsidR="00EB36CA" w:rsidRDefault="00EB36CA" w:rsidP="00EB36CA">
      <w:pPr>
        <w:pStyle w:val="EndnoteText"/>
      </w:pPr>
      <w:r>
        <w:rPr>
          <w:rStyle w:val="EndnoteReference"/>
        </w:rPr>
        <w:endnoteRef/>
      </w:r>
      <w:r>
        <w:t xml:space="preserve"> </w:t>
      </w:r>
      <w:r w:rsidRPr="005F65D5">
        <w:rPr>
          <w:i/>
          <w:iCs/>
        </w:rPr>
        <w:t>Id</w:t>
      </w:r>
      <w:r>
        <w:t>.</w:t>
      </w:r>
    </w:p>
  </w:endnote>
  <w:endnote w:id="31">
    <w:p w14:paraId="74BF54FA" w14:textId="77777777" w:rsidR="00EB36CA" w:rsidRDefault="00EB36CA" w:rsidP="00EB36CA">
      <w:pPr>
        <w:pStyle w:val="EndnoteText"/>
      </w:pPr>
      <w:r>
        <w:rPr>
          <w:rStyle w:val="EndnoteReference"/>
        </w:rPr>
        <w:endnoteRef/>
      </w:r>
      <w:r>
        <w:t xml:space="preserve"> </w:t>
      </w:r>
      <w:r w:rsidRPr="005F65D5">
        <w:rPr>
          <w:i/>
          <w:iCs/>
        </w:rPr>
        <w:t>Id</w:t>
      </w:r>
      <w:r>
        <w:t>. at 12.</w:t>
      </w:r>
    </w:p>
  </w:endnote>
  <w:endnote w:id="32">
    <w:p w14:paraId="6B2BFA6C" w14:textId="77777777" w:rsidR="00EB36CA" w:rsidRPr="005F65D5" w:rsidRDefault="00EB36CA" w:rsidP="00EB36CA">
      <w:pPr>
        <w:pStyle w:val="EndnoteText"/>
      </w:pPr>
      <w:r>
        <w:rPr>
          <w:rStyle w:val="EndnoteReference"/>
        </w:rPr>
        <w:endnoteRef/>
      </w:r>
      <w:r>
        <w:t xml:space="preserve"> </w:t>
      </w:r>
      <w:r>
        <w:rPr>
          <w:i/>
          <w:iCs/>
        </w:rPr>
        <w:t>Id</w:t>
      </w:r>
      <w:r>
        <w:t>.</w:t>
      </w:r>
    </w:p>
  </w:endnote>
  <w:endnote w:id="33">
    <w:p w14:paraId="1132E7F7" w14:textId="77777777" w:rsidR="00EB36CA" w:rsidRDefault="00EB36CA" w:rsidP="00EB36CA">
      <w:pPr>
        <w:pStyle w:val="EndnoteText"/>
      </w:pPr>
      <w:r w:rsidRPr="005F65D5">
        <w:rPr>
          <w:rStyle w:val="EndnoteReference"/>
          <w:highlight w:val="yellow"/>
        </w:rPr>
        <w:endnoteRef/>
      </w:r>
      <w:r w:rsidRPr="005F65D5">
        <w:rPr>
          <w:highlight w:val="yellow"/>
        </w:rPr>
        <w:t xml:space="preserve"> Need to find references</w:t>
      </w:r>
    </w:p>
  </w:endnote>
  <w:endnote w:id="34">
    <w:p w14:paraId="68F9A367" w14:textId="77777777" w:rsidR="00EB36CA" w:rsidRPr="00542C34" w:rsidRDefault="00EB36CA" w:rsidP="00EB36CA">
      <w:pPr>
        <w:pStyle w:val="EndnoteText"/>
      </w:pPr>
      <w:r w:rsidRPr="00542C34">
        <w:rPr>
          <w:rStyle w:val="EndnoteReference"/>
        </w:rPr>
        <w:endnoteRef/>
      </w:r>
      <w:r w:rsidRPr="00542C34">
        <w:t xml:space="preserve"> The Statute of Anne, 8 Anne, c. 19 (1710).</w:t>
      </w:r>
    </w:p>
  </w:endnote>
  <w:endnote w:id="35">
    <w:p w14:paraId="4BFE9ADB" w14:textId="77777777" w:rsidR="00EB36CA" w:rsidRDefault="00EB36CA" w:rsidP="00EB36CA">
      <w:pPr>
        <w:pStyle w:val="EndnoteText"/>
      </w:pPr>
      <w:r>
        <w:rPr>
          <w:rStyle w:val="EndnoteReference"/>
        </w:rPr>
        <w:endnoteRef/>
      </w:r>
      <w:r>
        <w:t xml:space="preserve"> </w:t>
      </w:r>
      <w:r w:rsidRPr="00542C34">
        <w:rPr>
          <w:i/>
          <w:iCs/>
        </w:rPr>
        <w:t>Id</w:t>
      </w:r>
      <w:r>
        <w:t>.</w:t>
      </w:r>
    </w:p>
  </w:endnote>
  <w:endnote w:id="36">
    <w:p w14:paraId="0187A7BE" w14:textId="77777777" w:rsidR="00EB36CA" w:rsidRDefault="00EB36CA" w:rsidP="00EB36CA">
      <w:pPr>
        <w:pStyle w:val="EndnoteText"/>
      </w:pPr>
      <w:r>
        <w:rPr>
          <w:rStyle w:val="EndnoteReference"/>
        </w:rPr>
        <w:endnoteRef/>
      </w:r>
      <w:r>
        <w:t xml:space="preserve"> </w:t>
      </w:r>
      <w:r w:rsidRPr="00542C34">
        <w:rPr>
          <w:i/>
          <w:iCs/>
        </w:rPr>
        <w:t>See Id</w:t>
      </w:r>
      <w:r>
        <w:t>.</w:t>
      </w:r>
    </w:p>
  </w:endnote>
  <w:endnote w:id="37">
    <w:p w14:paraId="4C3AD1E1" w14:textId="77777777" w:rsidR="00EB36CA" w:rsidRDefault="00EB36CA" w:rsidP="00EB36CA">
      <w:pPr>
        <w:pStyle w:val="EndnoteText"/>
      </w:pPr>
      <w:r>
        <w:rPr>
          <w:rStyle w:val="EndnoteReference"/>
        </w:rPr>
        <w:endnoteRef/>
      </w:r>
      <w:r>
        <w:t xml:space="preserve"> </w:t>
      </w:r>
      <w:r w:rsidRPr="00542C34">
        <w:rPr>
          <w:i/>
          <w:iCs/>
        </w:rPr>
        <w:t>Id</w:t>
      </w:r>
      <w:r>
        <w:t>.</w:t>
      </w:r>
    </w:p>
  </w:endnote>
  <w:endnote w:id="38">
    <w:p w14:paraId="079284E0" w14:textId="77777777" w:rsidR="00EB36CA" w:rsidRPr="000E37F8" w:rsidRDefault="00EB36CA" w:rsidP="00EB36CA">
      <w:pPr>
        <w:pStyle w:val="EndnoteText"/>
        <w:rPr>
          <w:b/>
          <w:bCs/>
        </w:rPr>
      </w:pPr>
      <w:r>
        <w:rPr>
          <w:rStyle w:val="EndnoteReference"/>
        </w:rPr>
        <w:endnoteRef/>
      </w:r>
      <w:r>
        <w:t xml:space="preserve">  </w:t>
      </w:r>
      <w:r w:rsidRPr="000E37F8">
        <w:rPr>
          <w:i/>
          <w:iCs/>
        </w:rPr>
        <w:t>See</w:t>
      </w:r>
      <w:r w:rsidRPr="000E37F8">
        <w:t xml:space="preserve"> Sheldon W. Halpern, The Art of Compromise and Compromising Art: Copyright, Technology, and the Arts, 50 J. Copyright Soc'y U.S.A. 273, 274 (2003).</w:t>
      </w:r>
    </w:p>
    <w:p w14:paraId="1B00460A" w14:textId="77777777" w:rsidR="00EB36CA" w:rsidRDefault="00EB36CA" w:rsidP="00EB36CA">
      <w:pPr>
        <w:pStyle w:val="EndnoteText"/>
      </w:pPr>
    </w:p>
  </w:endnote>
  <w:endnote w:id="39">
    <w:p w14:paraId="748BBE1A" w14:textId="77777777" w:rsidR="00EB36CA" w:rsidRDefault="00EB36CA" w:rsidP="00EB36CA">
      <w:pPr>
        <w:pStyle w:val="EndnoteText"/>
      </w:pPr>
      <w:r>
        <w:rPr>
          <w:rStyle w:val="EndnoteReference"/>
        </w:rPr>
        <w:endnoteRef/>
      </w:r>
      <w:r>
        <w:t xml:space="preserve"> </w:t>
      </w:r>
      <w:r w:rsidRPr="000E37F8">
        <w:t xml:space="preserve">U.S. Const. art. I, § </w:t>
      </w:r>
      <w:r>
        <w:t>8.</w:t>
      </w:r>
    </w:p>
  </w:endnote>
  <w:endnote w:id="40">
    <w:p w14:paraId="3008EECC" w14:textId="77777777" w:rsidR="00EB36CA" w:rsidRDefault="00EB36CA" w:rsidP="00EB36CA">
      <w:pPr>
        <w:pStyle w:val="EndnoteText"/>
      </w:pPr>
      <w:r>
        <w:rPr>
          <w:rStyle w:val="EndnoteReference"/>
        </w:rPr>
        <w:endnoteRef/>
      </w:r>
      <w:r>
        <w:t xml:space="preserve"> </w:t>
      </w:r>
      <w:r w:rsidRPr="000E37F8">
        <w:rPr>
          <w:i/>
          <w:iCs/>
        </w:rPr>
        <w:t>Supra</w:t>
      </w:r>
      <w:r>
        <w:t xml:space="preserve"> note 39, at 276.</w:t>
      </w:r>
    </w:p>
  </w:endnote>
  <w:endnote w:id="41">
    <w:p w14:paraId="61BDCB9E" w14:textId="77777777" w:rsidR="00EB36CA" w:rsidRDefault="00EB36CA" w:rsidP="00EB36CA">
      <w:pPr>
        <w:pStyle w:val="EndnoteText"/>
      </w:pPr>
      <w:r>
        <w:rPr>
          <w:rStyle w:val="EndnoteReference"/>
        </w:rPr>
        <w:endnoteRef/>
      </w:r>
      <w:r>
        <w:t xml:space="preserve"> </w:t>
      </w:r>
      <w:r w:rsidRPr="00DA209A">
        <w:rPr>
          <w:i/>
          <w:iCs/>
        </w:rPr>
        <w:t>Id</w:t>
      </w:r>
      <w:r>
        <w:t>.</w:t>
      </w:r>
    </w:p>
  </w:endnote>
  <w:endnote w:id="42">
    <w:p w14:paraId="49395F7D" w14:textId="77777777" w:rsidR="00EB36CA" w:rsidRDefault="00EB36CA" w:rsidP="00EB36CA">
      <w:pPr>
        <w:pStyle w:val="EndnoteText"/>
      </w:pPr>
      <w:r>
        <w:rPr>
          <w:rStyle w:val="EndnoteReference"/>
        </w:rPr>
        <w:endnoteRef/>
      </w:r>
      <w:r>
        <w:t xml:space="preserve"> </w:t>
      </w:r>
      <w:r w:rsidRPr="00DA209A">
        <w:rPr>
          <w:i/>
          <w:iCs/>
        </w:rPr>
        <w:t>Id</w:t>
      </w:r>
      <w:r>
        <w:t>.</w:t>
      </w:r>
    </w:p>
  </w:endnote>
  <w:endnote w:id="43">
    <w:p w14:paraId="39111840" w14:textId="77777777" w:rsidR="00EB36CA" w:rsidRDefault="00EB36CA" w:rsidP="00EB36CA">
      <w:pPr>
        <w:pStyle w:val="EndnoteText"/>
      </w:pPr>
      <w:r>
        <w:rPr>
          <w:rStyle w:val="EndnoteReference"/>
        </w:rPr>
        <w:endnoteRef/>
      </w:r>
      <w:r>
        <w:t xml:space="preserve"> </w:t>
      </w:r>
      <w:r w:rsidRPr="00DA209A">
        <w:rPr>
          <w:i/>
          <w:iCs/>
        </w:rPr>
        <w:t>Id</w:t>
      </w:r>
      <w:r>
        <w:t>.</w:t>
      </w:r>
    </w:p>
  </w:endnote>
  <w:endnote w:id="44">
    <w:p w14:paraId="5FDC20EC" w14:textId="77777777" w:rsidR="00EB36CA" w:rsidRDefault="00EB36CA" w:rsidP="00EB36CA">
      <w:pPr>
        <w:pStyle w:val="EndnoteText"/>
      </w:pPr>
      <w:r>
        <w:rPr>
          <w:rStyle w:val="EndnoteReference"/>
        </w:rPr>
        <w:endnoteRef/>
      </w:r>
      <w:r w:rsidRPr="00DA209A">
        <w:rPr>
          <w:i/>
          <w:iCs/>
        </w:rPr>
        <w:t xml:space="preserve"> Id</w:t>
      </w:r>
      <w:r>
        <w:t>. at 279.</w:t>
      </w:r>
    </w:p>
  </w:endnote>
  <w:endnote w:id="45">
    <w:p w14:paraId="1AE7D720" w14:textId="77777777" w:rsidR="00EB36CA" w:rsidRDefault="00EB36CA" w:rsidP="00EB36CA">
      <w:pPr>
        <w:pStyle w:val="EndnoteText"/>
      </w:pPr>
      <w:r>
        <w:rPr>
          <w:rStyle w:val="EndnoteReference"/>
        </w:rPr>
        <w:endnoteRef/>
      </w:r>
      <w:r>
        <w:t xml:space="preserve"> </w:t>
      </w:r>
      <w:r w:rsidRPr="0017620C">
        <w:rPr>
          <w:i/>
          <w:iCs/>
        </w:rPr>
        <w:t>Id</w:t>
      </w:r>
      <w:r>
        <w:t>. at 275.</w:t>
      </w:r>
    </w:p>
  </w:endnote>
  <w:endnote w:id="46">
    <w:p w14:paraId="4B34B4DA" w14:textId="77777777" w:rsidR="00EB36CA" w:rsidRDefault="00EB36CA" w:rsidP="00EB36CA">
      <w:pPr>
        <w:pStyle w:val="EndnoteText"/>
      </w:pPr>
      <w:r>
        <w:rPr>
          <w:rStyle w:val="EndnoteReference"/>
        </w:rPr>
        <w:endnoteRef/>
      </w:r>
      <w:r>
        <w:t xml:space="preserve"> </w:t>
      </w:r>
      <w:r w:rsidRPr="0017620C">
        <w:rPr>
          <w:i/>
          <w:iCs/>
        </w:rPr>
        <w:t>Id</w:t>
      </w:r>
      <w:r>
        <w:t>. at 277.</w:t>
      </w:r>
    </w:p>
  </w:endnote>
  <w:endnote w:id="47">
    <w:p w14:paraId="400ADAF3" w14:textId="77777777" w:rsidR="00EB36CA" w:rsidRDefault="00EB36CA" w:rsidP="00EB36CA">
      <w:pPr>
        <w:pStyle w:val="EndnoteText"/>
      </w:pPr>
      <w:r w:rsidRPr="0017620C">
        <w:rPr>
          <w:rStyle w:val="EndnoteReference"/>
          <w:i/>
          <w:iCs/>
        </w:rPr>
        <w:endnoteRef/>
      </w:r>
      <w:r w:rsidRPr="0017620C">
        <w:rPr>
          <w:i/>
          <w:iCs/>
        </w:rPr>
        <w:t xml:space="preserve"> Id</w:t>
      </w:r>
      <w:r>
        <w:t>. at 278.</w:t>
      </w:r>
    </w:p>
  </w:endnote>
  <w:endnote w:id="48">
    <w:p w14:paraId="7B7E6840" w14:textId="77777777" w:rsidR="00EB36CA" w:rsidRDefault="00EB36CA" w:rsidP="00EB36CA">
      <w:pPr>
        <w:pStyle w:val="EndnoteText"/>
      </w:pPr>
      <w:r>
        <w:rPr>
          <w:rStyle w:val="EndnoteReference"/>
        </w:rPr>
        <w:endnoteRef/>
      </w:r>
      <w:r>
        <w:t xml:space="preserve"> </w:t>
      </w:r>
      <w:r w:rsidRPr="0017620C">
        <w:rPr>
          <w:i/>
          <w:iCs/>
        </w:rPr>
        <w:t>Id</w:t>
      </w:r>
      <w:r>
        <w:t>.</w:t>
      </w:r>
    </w:p>
  </w:endnote>
  <w:endnote w:id="49">
    <w:p w14:paraId="3B72667F" w14:textId="77777777" w:rsidR="00EB36CA" w:rsidRDefault="00EB36CA" w:rsidP="00EB36CA">
      <w:pPr>
        <w:pStyle w:val="EndnoteText"/>
      </w:pPr>
      <w:r>
        <w:rPr>
          <w:rStyle w:val="EndnoteReference"/>
        </w:rPr>
        <w:endnoteRef/>
      </w:r>
      <w:r>
        <w:t xml:space="preserve"> </w:t>
      </w:r>
      <w:r w:rsidRPr="0017620C">
        <w:rPr>
          <w:i/>
          <w:iCs/>
        </w:rPr>
        <w:t>Id</w:t>
      </w:r>
      <w:r>
        <w:t>.</w:t>
      </w:r>
    </w:p>
  </w:endnote>
  <w:endnote w:id="50">
    <w:p w14:paraId="2ED2EABB" w14:textId="77777777" w:rsidR="00EB36CA" w:rsidRDefault="00EB36CA" w:rsidP="00EB36CA">
      <w:pPr>
        <w:pStyle w:val="EndnoteText"/>
      </w:pPr>
      <w:r>
        <w:rPr>
          <w:rStyle w:val="EndnoteReference"/>
        </w:rPr>
        <w:endnoteRef/>
      </w:r>
      <w:r>
        <w:t xml:space="preserve"> </w:t>
      </w:r>
      <w:r w:rsidRPr="0017620C">
        <w:rPr>
          <w:i/>
          <w:iCs/>
        </w:rPr>
        <w:t>Id</w:t>
      </w:r>
      <w:r>
        <w:t>. at 279.</w:t>
      </w:r>
    </w:p>
  </w:endnote>
  <w:endnote w:id="51">
    <w:p w14:paraId="6C83E48B" w14:textId="77777777" w:rsidR="00EB36CA" w:rsidRDefault="00EB36CA" w:rsidP="00EB36CA">
      <w:pPr>
        <w:pStyle w:val="EndnoteText"/>
      </w:pPr>
      <w:r>
        <w:rPr>
          <w:rStyle w:val="EndnoteReference"/>
        </w:rPr>
        <w:endnoteRef/>
      </w:r>
      <w:r>
        <w:t xml:space="preserve"> </w:t>
      </w:r>
      <w:r w:rsidRPr="0017620C">
        <w:rPr>
          <w:i/>
          <w:iCs/>
        </w:rPr>
        <w:t>Id</w:t>
      </w:r>
      <w:r>
        <w:t>.</w:t>
      </w:r>
    </w:p>
  </w:endnote>
  <w:endnote w:id="52">
    <w:p w14:paraId="1AE395D2" w14:textId="77777777" w:rsidR="00EB36CA" w:rsidRDefault="00EB36CA" w:rsidP="00EB36CA">
      <w:pPr>
        <w:pStyle w:val="EndnoteText"/>
      </w:pPr>
      <w:r>
        <w:rPr>
          <w:rStyle w:val="EndnoteReference"/>
        </w:rPr>
        <w:endnoteRef/>
      </w:r>
      <w:r>
        <w:t xml:space="preserve"> </w:t>
      </w:r>
      <w:r w:rsidRPr="0017620C">
        <w:rPr>
          <w:i/>
          <w:iCs/>
        </w:rPr>
        <w:t>Id</w:t>
      </w:r>
      <w:r>
        <w:t>.</w:t>
      </w:r>
    </w:p>
  </w:endnote>
  <w:endnote w:id="53">
    <w:p w14:paraId="27F74D5E" w14:textId="77777777" w:rsidR="00EB36CA" w:rsidRDefault="00EB36CA" w:rsidP="00EB36CA">
      <w:pPr>
        <w:pStyle w:val="EndnoteText"/>
      </w:pPr>
      <w:r>
        <w:rPr>
          <w:rStyle w:val="EndnoteReference"/>
        </w:rPr>
        <w:endnoteRef/>
      </w:r>
      <w:r>
        <w:t xml:space="preserve"> </w:t>
      </w:r>
      <w:r w:rsidRPr="0017620C">
        <w:rPr>
          <w:i/>
          <w:iCs/>
        </w:rPr>
        <w:t>Id</w:t>
      </w:r>
      <w:r>
        <w:t>.</w:t>
      </w:r>
    </w:p>
  </w:endnote>
  <w:endnote w:id="54">
    <w:p w14:paraId="555FCBD7" w14:textId="77777777" w:rsidR="00EB36CA" w:rsidRDefault="00EB36CA" w:rsidP="00EB36CA">
      <w:pPr>
        <w:pStyle w:val="EndnoteText"/>
      </w:pPr>
      <w:r>
        <w:rPr>
          <w:rStyle w:val="EndnoteReference"/>
        </w:rPr>
        <w:endnoteRef/>
      </w:r>
      <w:r>
        <w:t xml:space="preserve"> </w:t>
      </w:r>
      <w:r w:rsidRPr="0017620C">
        <w:rPr>
          <w:i/>
          <w:iCs/>
        </w:rPr>
        <w:t>Id</w:t>
      </w:r>
      <w:r>
        <w:t>.</w:t>
      </w:r>
    </w:p>
  </w:endnote>
  <w:endnote w:id="55">
    <w:p w14:paraId="571BD5E4" w14:textId="77777777" w:rsidR="00EB36CA" w:rsidRDefault="00EB36CA" w:rsidP="00EB36CA">
      <w:pPr>
        <w:pStyle w:val="EndnoteText"/>
      </w:pPr>
      <w:r>
        <w:rPr>
          <w:rStyle w:val="EndnoteReference"/>
        </w:rPr>
        <w:endnoteRef/>
      </w:r>
      <w:r>
        <w:t xml:space="preserve"> </w:t>
      </w:r>
      <w:r w:rsidRPr="0017620C">
        <w:rPr>
          <w:i/>
          <w:iCs/>
        </w:rPr>
        <w:t>Id</w:t>
      </w:r>
      <w:r>
        <w:t>.</w:t>
      </w:r>
    </w:p>
  </w:endnote>
  <w:endnote w:id="56">
    <w:p w14:paraId="61E95D0C" w14:textId="77777777" w:rsidR="00EB36CA" w:rsidRDefault="00EB36CA" w:rsidP="00EB36CA">
      <w:pPr>
        <w:pStyle w:val="EndnoteText"/>
      </w:pPr>
      <w:r>
        <w:rPr>
          <w:rStyle w:val="EndnoteReference"/>
        </w:rPr>
        <w:endnoteRef/>
      </w:r>
      <w:r>
        <w:t xml:space="preserve"> </w:t>
      </w:r>
      <w:r w:rsidRPr="003A1D9C">
        <w:t>17 U.S.C.A. § 107</w:t>
      </w:r>
      <w:r>
        <w:t>.</w:t>
      </w:r>
    </w:p>
  </w:endnote>
  <w:endnote w:id="57">
    <w:p w14:paraId="50A391AA" w14:textId="77777777" w:rsidR="00EB36CA" w:rsidRPr="003A1D9C" w:rsidRDefault="00EB36CA" w:rsidP="00EB36CA">
      <w:pPr>
        <w:pStyle w:val="EndnoteText"/>
      </w:pPr>
      <w:r>
        <w:rPr>
          <w:rStyle w:val="EndnoteReference"/>
        </w:rPr>
        <w:endnoteRef/>
      </w:r>
      <w:r>
        <w:t xml:space="preserve"> </w:t>
      </w:r>
      <w:r w:rsidRPr="003A1D9C">
        <w:t>p</w:t>
      </w:r>
      <w:r w:rsidRPr="003A1D9C">
        <w:br/>
      </w:r>
    </w:p>
    <w:p w14:paraId="2E180DB6" w14:textId="77777777" w:rsidR="00EB36CA" w:rsidRPr="003A1D9C" w:rsidRDefault="00EB36CA" w:rsidP="00EB36CA">
      <w:pPr>
        <w:pStyle w:val="EndnoteText"/>
      </w:pPr>
      <w:r w:rsidRPr="003A1D9C">
        <w:rPr>
          <w:i/>
          <w:iCs/>
        </w:rPr>
        <w:t>Andy Warhol Found. for the Visual Arts, Inc. v. Goldsmith</w:t>
      </w:r>
      <w:r w:rsidRPr="003A1D9C">
        <w:t>, 598 U.S. 508, 527 (2023)</w:t>
      </w:r>
      <w:r>
        <w:t xml:space="preserve">. </w:t>
      </w:r>
    </w:p>
    <w:p w14:paraId="6BD2C89F" w14:textId="77777777" w:rsidR="00EB36CA" w:rsidRDefault="00EB36CA" w:rsidP="00EB36CA">
      <w:pPr>
        <w:pStyle w:val="EndnoteText"/>
      </w:pPr>
    </w:p>
  </w:endnote>
  <w:endnote w:id="58">
    <w:p w14:paraId="10675CDF" w14:textId="77777777" w:rsidR="00EB36CA" w:rsidRDefault="00EB36CA" w:rsidP="00EB36CA">
      <w:pPr>
        <w:pStyle w:val="EndnoteText"/>
      </w:pPr>
      <w:r>
        <w:rPr>
          <w:rStyle w:val="EndnoteReference"/>
        </w:rPr>
        <w:endnoteRef/>
      </w:r>
      <w:r>
        <w:t xml:space="preserve"> </w:t>
      </w:r>
      <w:r w:rsidRPr="009C6CE1">
        <w:rPr>
          <w:i/>
          <w:iCs/>
        </w:rPr>
        <w:t>Id</w:t>
      </w:r>
      <w:r>
        <w:t>.</w:t>
      </w:r>
    </w:p>
  </w:endnote>
  <w:endnote w:id="59">
    <w:p w14:paraId="68629A12" w14:textId="77777777" w:rsidR="00EB36CA" w:rsidRDefault="00EB36CA" w:rsidP="00EB36CA">
      <w:pPr>
        <w:pStyle w:val="EndnoteText"/>
      </w:pPr>
      <w:r>
        <w:rPr>
          <w:rStyle w:val="EndnoteReference"/>
        </w:rPr>
        <w:endnoteRef/>
      </w:r>
      <w:r>
        <w:t xml:space="preserve"> </w:t>
      </w:r>
      <w:r w:rsidRPr="009C6CE1">
        <w:rPr>
          <w:i/>
          <w:iCs/>
        </w:rPr>
        <w:t>Id</w:t>
      </w:r>
      <w:r>
        <w:t>.</w:t>
      </w:r>
    </w:p>
  </w:endnote>
  <w:endnote w:id="60">
    <w:p w14:paraId="29BD942F" w14:textId="77777777" w:rsidR="00EB36CA" w:rsidRDefault="00EB36CA" w:rsidP="00EB36CA">
      <w:pPr>
        <w:pStyle w:val="EndnoteText"/>
      </w:pPr>
      <w:r>
        <w:rPr>
          <w:rStyle w:val="EndnoteReference"/>
        </w:rPr>
        <w:endnoteRef/>
      </w:r>
      <w:r>
        <w:t xml:space="preserve"> </w:t>
      </w:r>
      <w:r w:rsidRPr="009C6CE1">
        <w:rPr>
          <w:i/>
          <w:iCs/>
        </w:rPr>
        <w:t>Id</w:t>
      </w:r>
      <w:r>
        <w:t>. at 538.</w:t>
      </w:r>
    </w:p>
  </w:endnote>
  <w:endnote w:id="61">
    <w:p w14:paraId="68EA9B46" w14:textId="77777777" w:rsidR="00EB36CA" w:rsidRDefault="00EB36CA" w:rsidP="00EB36CA">
      <w:pPr>
        <w:pStyle w:val="EndnoteText"/>
      </w:pPr>
      <w:r>
        <w:rPr>
          <w:rStyle w:val="EndnoteReference"/>
        </w:rPr>
        <w:endnoteRef/>
      </w:r>
      <w:r>
        <w:t xml:space="preserve"> </w:t>
      </w:r>
      <w:r w:rsidRPr="009C6CE1">
        <w:rPr>
          <w:i/>
          <w:iCs/>
        </w:rPr>
        <w:t>Id</w:t>
      </w:r>
      <w:r>
        <w:t>. at 535.</w:t>
      </w:r>
    </w:p>
  </w:endnote>
  <w:endnote w:id="62">
    <w:p w14:paraId="0B53C238" w14:textId="77777777" w:rsidR="00EB36CA" w:rsidRDefault="00EB36CA" w:rsidP="00EB36CA">
      <w:pPr>
        <w:pStyle w:val="EndnoteText"/>
      </w:pPr>
      <w:r>
        <w:rPr>
          <w:rStyle w:val="EndnoteReference"/>
        </w:rPr>
        <w:endnoteRef/>
      </w:r>
      <w:r>
        <w:t xml:space="preserve"> </w:t>
      </w:r>
      <w:r w:rsidRPr="009C6CE1">
        <w:rPr>
          <w:i/>
          <w:iCs/>
        </w:rPr>
        <w:t>Id</w:t>
      </w:r>
      <w:r>
        <w:t>.at 540.</w:t>
      </w:r>
    </w:p>
  </w:endnote>
  <w:endnote w:id="63">
    <w:p w14:paraId="274EA680" w14:textId="77777777" w:rsidR="00EB36CA" w:rsidRDefault="00EB36CA" w:rsidP="00EB36CA">
      <w:pPr>
        <w:pStyle w:val="EndnoteText"/>
      </w:pPr>
      <w:r>
        <w:rPr>
          <w:rStyle w:val="EndnoteReference"/>
        </w:rPr>
        <w:endnoteRef/>
      </w:r>
      <w:r>
        <w:t xml:space="preserve"> </w:t>
      </w:r>
      <w:r w:rsidRPr="009C6CE1">
        <w:rPr>
          <w:i/>
          <w:iCs/>
        </w:rPr>
        <w:t>Id</w:t>
      </w:r>
      <w:r>
        <w:t>.</w:t>
      </w:r>
    </w:p>
  </w:endnote>
  <w:endnote w:id="64">
    <w:p w14:paraId="0F565345" w14:textId="77777777" w:rsidR="00EB36CA" w:rsidRDefault="00EB36CA" w:rsidP="00EB36CA">
      <w:pPr>
        <w:pStyle w:val="EndnoteText"/>
      </w:pPr>
      <w:r>
        <w:rPr>
          <w:rStyle w:val="EndnoteReference"/>
        </w:rPr>
        <w:endnoteRef/>
      </w:r>
      <w:r>
        <w:t xml:space="preserve"> </w:t>
      </w:r>
      <w:r w:rsidRPr="009C6CE1">
        <w:rPr>
          <w:i/>
          <w:iCs/>
        </w:rPr>
        <w:t>Id</w:t>
      </w:r>
      <w:r>
        <w:t>.</w:t>
      </w:r>
    </w:p>
  </w:endnote>
  <w:endnote w:id="65">
    <w:p w14:paraId="7DC53E94" w14:textId="77777777" w:rsidR="00EB36CA" w:rsidRPr="00FF2A5E" w:rsidRDefault="00EB36CA" w:rsidP="00EB36CA">
      <w:pPr>
        <w:pStyle w:val="EndnoteText"/>
      </w:pPr>
      <w:r>
        <w:rPr>
          <w:rStyle w:val="EndnoteReference"/>
        </w:rPr>
        <w:endnoteRef/>
      </w:r>
      <w:r>
        <w:t xml:space="preserve"> </w:t>
      </w:r>
      <w:r w:rsidRPr="00FF2A5E">
        <w:rPr>
          <w:i/>
          <w:iCs/>
        </w:rPr>
        <w:t xml:space="preserve">Authors Guild, Inc. v. </w:t>
      </w:r>
      <w:proofErr w:type="spellStart"/>
      <w:r w:rsidRPr="00FF2A5E">
        <w:rPr>
          <w:i/>
          <w:iCs/>
        </w:rPr>
        <w:t>HathiTrust</w:t>
      </w:r>
      <w:proofErr w:type="spellEnd"/>
      <w:r w:rsidRPr="00FF2A5E">
        <w:t>, 755 F.3d 87, 97 (2d Cir. 2014)</w:t>
      </w:r>
      <w:r>
        <w:t>.</w:t>
      </w:r>
    </w:p>
    <w:p w14:paraId="12FE9CAB" w14:textId="77777777" w:rsidR="00EB36CA" w:rsidRDefault="00EB36CA" w:rsidP="00EB36CA">
      <w:pPr>
        <w:pStyle w:val="EndnoteText"/>
      </w:pPr>
    </w:p>
  </w:endnote>
  <w:endnote w:id="66">
    <w:p w14:paraId="4CCD0AFC" w14:textId="77777777" w:rsidR="00EB36CA" w:rsidRDefault="00EB36CA" w:rsidP="00EB36CA">
      <w:pPr>
        <w:pStyle w:val="EndnoteText"/>
      </w:pPr>
      <w:r>
        <w:rPr>
          <w:rStyle w:val="EndnoteReference"/>
        </w:rPr>
        <w:endnoteRef/>
      </w:r>
      <w:r>
        <w:t xml:space="preserve"> </w:t>
      </w:r>
      <w:r w:rsidRPr="00FF2A5E">
        <w:rPr>
          <w:i/>
          <w:iCs/>
        </w:rPr>
        <w:t>Id</w:t>
      </w:r>
      <w:r>
        <w:t>.</w:t>
      </w:r>
    </w:p>
  </w:endnote>
  <w:endnote w:id="67">
    <w:p w14:paraId="712B4E98" w14:textId="77777777" w:rsidR="00EB36CA" w:rsidRDefault="00EB36CA" w:rsidP="00EB36CA">
      <w:pPr>
        <w:pStyle w:val="EndnoteText"/>
      </w:pPr>
      <w:r>
        <w:rPr>
          <w:rStyle w:val="EndnoteReference"/>
        </w:rPr>
        <w:endnoteRef/>
      </w:r>
      <w:r>
        <w:t xml:space="preserve"> </w:t>
      </w:r>
      <w:r w:rsidRPr="00FF2A5E">
        <w:rPr>
          <w:i/>
          <w:iCs/>
        </w:rPr>
        <w:t>Id</w:t>
      </w:r>
      <w:r>
        <w:t>.</w:t>
      </w:r>
    </w:p>
  </w:endnote>
  <w:endnote w:id="68">
    <w:p w14:paraId="25731063" w14:textId="77777777" w:rsidR="00EB36CA" w:rsidRDefault="00EB36CA" w:rsidP="00EB36CA">
      <w:pPr>
        <w:pStyle w:val="EndnoteText"/>
      </w:pPr>
      <w:r>
        <w:rPr>
          <w:rStyle w:val="EndnoteReference"/>
        </w:rPr>
        <w:endnoteRef/>
      </w:r>
      <w:r>
        <w:t xml:space="preserve"> </w:t>
      </w:r>
      <w:r w:rsidRPr="00FF2A5E">
        <w:rPr>
          <w:i/>
          <w:iCs/>
        </w:rPr>
        <w:t>Id</w:t>
      </w:r>
      <w:r>
        <w:t>.</w:t>
      </w:r>
    </w:p>
  </w:endnote>
  <w:endnote w:id="69">
    <w:p w14:paraId="4A48607C" w14:textId="77777777" w:rsidR="00EB36CA" w:rsidRDefault="00EB36CA" w:rsidP="00EB36CA">
      <w:pPr>
        <w:pStyle w:val="EndnoteText"/>
      </w:pPr>
      <w:r w:rsidRPr="00D44987">
        <w:rPr>
          <w:rStyle w:val="EndnoteReference"/>
          <w:i/>
          <w:iCs/>
        </w:rPr>
        <w:endnoteRef/>
      </w:r>
      <w:r w:rsidRPr="00D44987">
        <w:rPr>
          <w:i/>
          <w:iCs/>
        </w:rPr>
        <w:t xml:space="preserve"> </w:t>
      </w:r>
      <w:r w:rsidRPr="00D44987">
        <w:rPr>
          <w:i/>
          <w:iCs/>
          <w:u w:val="single"/>
        </w:rPr>
        <w:t>Authors Guild v. Google, Inc.</w:t>
      </w:r>
      <w:r w:rsidRPr="00D44987">
        <w:rPr>
          <w:i/>
          <w:iCs/>
        </w:rPr>
        <w:t>,</w:t>
      </w:r>
      <w:r w:rsidRPr="00D44987">
        <w:t xml:space="preserve"> 804 F.3d 202, 216 (2d Cir. 2015)</w:t>
      </w:r>
      <w:r>
        <w:t>.</w:t>
      </w:r>
    </w:p>
  </w:endnote>
  <w:endnote w:id="70">
    <w:p w14:paraId="55AA4991" w14:textId="77777777" w:rsidR="00EB36CA" w:rsidRDefault="00EB36CA" w:rsidP="00EB36CA">
      <w:pPr>
        <w:pStyle w:val="EndnoteText"/>
      </w:pPr>
      <w:r>
        <w:rPr>
          <w:rStyle w:val="EndnoteReference"/>
        </w:rPr>
        <w:endnoteRef/>
      </w:r>
      <w:r>
        <w:t xml:space="preserve"> </w:t>
      </w:r>
      <w:r w:rsidRPr="00D44987">
        <w:rPr>
          <w:i/>
          <w:iCs/>
        </w:rPr>
        <w:t>Id</w:t>
      </w:r>
      <w:r>
        <w:t>. at 216-217.</w:t>
      </w:r>
    </w:p>
  </w:endnote>
  <w:endnote w:id="71">
    <w:p w14:paraId="00D51553" w14:textId="77777777" w:rsidR="00EB36CA" w:rsidRDefault="00EB36CA" w:rsidP="00EB36CA">
      <w:pPr>
        <w:pStyle w:val="EndnoteText"/>
      </w:pPr>
      <w:r>
        <w:rPr>
          <w:rStyle w:val="EndnoteReference"/>
        </w:rPr>
        <w:endnoteRef/>
      </w:r>
      <w:r>
        <w:t xml:space="preserve"> </w:t>
      </w:r>
      <w:r w:rsidRPr="00D44987">
        <w:rPr>
          <w:i/>
          <w:iCs/>
        </w:rPr>
        <w:t>Id</w:t>
      </w:r>
      <w:r>
        <w:t>. at 217.</w:t>
      </w:r>
    </w:p>
  </w:endnote>
  <w:endnote w:id="72">
    <w:p w14:paraId="099FB5DF" w14:textId="77777777" w:rsidR="00EB36CA" w:rsidRDefault="00EB36CA" w:rsidP="00EB36CA">
      <w:pPr>
        <w:pStyle w:val="EndnoteText"/>
      </w:pPr>
      <w:r>
        <w:rPr>
          <w:rStyle w:val="EndnoteReference"/>
        </w:rPr>
        <w:endnoteRef/>
      </w:r>
      <w:r>
        <w:t xml:space="preserve"> </w:t>
      </w:r>
      <w:r w:rsidRPr="00D44987">
        <w:rPr>
          <w:i/>
          <w:iCs/>
        </w:rPr>
        <w:t>Id</w:t>
      </w:r>
      <w:r>
        <w:t>.</w:t>
      </w:r>
    </w:p>
  </w:endnote>
  <w:endnote w:id="73">
    <w:p w14:paraId="4F10DFA3" w14:textId="77777777" w:rsidR="00EB36CA" w:rsidRDefault="00EB36CA" w:rsidP="00EB36CA">
      <w:pPr>
        <w:pStyle w:val="EndnoteText"/>
      </w:pPr>
      <w:r>
        <w:rPr>
          <w:rStyle w:val="EndnoteReference"/>
        </w:rPr>
        <w:endnoteRef/>
      </w:r>
      <w:r>
        <w:t xml:space="preserve"> 17 U.S.C. § 107(2).</w:t>
      </w:r>
    </w:p>
  </w:endnote>
  <w:endnote w:id="74">
    <w:p w14:paraId="55605B53" w14:textId="77777777" w:rsidR="00EB36CA" w:rsidRDefault="00EB36CA" w:rsidP="00EB36CA">
      <w:pPr>
        <w:pStyle w:val="EndnoteText"/>
      </w:pPr>
      <w:r>
        <w:rPr>
          <w:rStyle w:val="EndnoteReference"/>
        </w:rPr>
        <w:endnoteRef/>
      </w:r>
      <w:r>
        <w:t xml:space="preserve">  </w:t>
      </w:r>
      <w:r w:rsidRPr="00F02D3B">
        <w:rPr>
          <w:i/>
          <w:iCs/>
        </w:rPr>
        <w:t>Campbell v. Acuff-Rose Music, Inc.,</w:t>
      </w:r>
      <w:r w:rsidRPr="00F02D3B">
        <w:t xml:space="preserve"> 510 U.S. 569, 586</w:t>
      </w:r>
      <w:r>
        <w:t xml:space="preserve"> </w:t>
      </w:r>
      <w:r w:rsidRPr="00F02D3B">
        <w:t>(1994)</w:t>
      </w:r>
      <w:r>
        <w:t>.</w:t>
      </w:r>
    </w:p>
  </w:endnote>
  <w:endnote w:id="75">
    <w:p w14:paraId="6C9C5EFC" w14:textId="77777777" w:rsidR="00EB36CA" w:rsidRDefault="00EB36CA" w:rsidP="00EB36CA">
      <w:pPr>
        <w:pStyle w:val="EndnoteText"/>
      </w:pPr>
      <w:r>
        <w:rPr>
          <w:rStyle w:val="EndnoteReference"/>
        </w:rPr>
        <w:endnoteRef/>
      </w:r>
      <w:r>
        <w:t xml:space="preserve">  </w:t>
      </w:r>
      <w:r w:rsidRPr="00F02D3B">
        <w:rPr>
          <w:i/>
          <w:iCs/>
        </w:rPr>
        <w:t>Harper &amp; Row Publishers, Inc. v. Nation Enters.,</w:t>
      </w:r>
      <w:r w:rsidRPr="00F02D3B">
        <w:t xml:space="preserve"> 471 U.S. 539, 563 (1985)</w:t>
      </w:r>
      <w:r>
        <w:t>.</w:t>
      </w:r>
    </w:p>
  </w:endnote>
  <w:endnote w:id="76">
    <w:p w14:paraId="45F4CF99" w14:textId="77777777" w:rsidR="00EB36CA" w:rsidRDefault="00EB36CA" w:rsidP="00EB36CA">
      <w:pPr>
        <w:pStyle w:val="EndnoteText"/>
      </w:pPr>
      <w:r>
        <w:rPr>
          <w:rStyle w:val="EndnoteReference"/>
        </w:rPr>
        <w:endnoteRef/>
      </w:r>
      <w:r>
        <w:t xml:space="preserve"> </w:t>
      </w:r>
      <w:r w:rsidRPr="00F02D3B">
        <w:rPr>
          <w:i/>
          <w:iCs/>
        </w:rPr>
        <w:t>Id</w:t>
      </w:r>
      <w:r>
        <w:t>. at 564.</w:t>
      </w:r>
    </w:p>
  </w:endnote>
  <w:endnote w:id="77">
    <w:p w14:paraId="5BCD098E" w14:textId="77777777" w:rsidR="00EB36CA" w:rsidRDefault="00EB36CA" w:rsidP="00EB36CA">
      <w:pPr>
        <w:pStyle w:val="EndnoteText"/>
      </w:pPr>
      <w:r>
        <w:rPr>
          <w:rStyle w:val="EndnoteReference"/>
        </w:rPr>
        <w:endnoteRef/>
      </w:r>
      <w:r>
        <w:t xml:space="preserve"> </w:t>
      </w:r>
      <w:r w:rsidRPr="00F02D3B">
        <w:rPr>
          <w:i/>
          <w:iCs/>
        </w:rPr>
        <w:t>Id</w:t>
      </w:r>
      <w:r>
        <w:t>. at 563.</w:t>
      </w:r>
    </w:p>
  </w:endnote>
  <w:endnote w:id="78">
    <w:p w14:paraId="63F478C8" w14:textId="77777777" w:rsidR="00EB36CA" w:rsidRDefault="00EB36CA" w:rsidP="00EB36CA">
      <w:pPr>
        <w:pStyle w:val="EndnoteText"/>
      </w:pPr>
      <w:r>
        <w:rPr>
          <w:rStyle w:val="EndnoteReference"/>
        </w:rPr>
        <w:endnoteRef/>
      </w:r>
      <w:r>
        <w:t xml:space="preserve"> </w:t>
      </w:r>
      <w:r w:rsidRPr="00F02D3B">
        <w:rPr>
          <w:i/>
          <w:iCs/>
        </w:rPr>
        <w:t>Id</w:t>
      </w:r>
      <w:r>
        <w:t>. at 564.</w:t>
      </w:r>
    </w:p>
  </w:endnote>
  <w:endnote w:id="79">
    <w:p w14:paraId="34CA7596" w14:textId="77777777" w:rsidR="00EB36CA" w:rsidRDefault="00EB36CA" w:rsidP="00EB36CA">
      <w:pPr>
        <w:pStyle w:val="EndnoteText"/>
      </w:pPr>
      <w:r>
        <w:rPr>
          <w:rStyle w:val="EndnoteReference"/>
        </w:rPr>
        <w:endnoteRef/>
      </w:r>
      <w:r>
        <w:t xml:space="preserve"> </w:t>
      </w:r>
      <w:r w:rsidRPr="00F02D3B">
        <w:rPr>
          <w:i/>
          <w:iCs/>
        </w:rPr>
        <w:t>Id</w:t>
      </w:r>
      <w:r>
        <w:t>.</w:t>
      </w:r>
    </w:p>
  </w:endnote>
  <w:endnote w:id="80">
    <w:p w14:paraId="560DC8AB" w14:textId="77777777" w:rsidR="00EB36CA" w:rsidRDefault="00EB36CA" w:rsidP="00EB36CA">
      <w:pPr>
        <w:pStyle w:val="EndnoteText"/>
      </w:pPr>
      <w:r>
        <w:rPr>
          <w:rStyle w:val="EndnoteReference"/>
        </w:rPr>
        <w:endnoteRef/>
      </w:r>
      <w:r>
        <w:t xml:space="preserve"> </w:t>
      </w:r>
      <w:r w:rsidRPr="00F02D3B">
        <w:rPr>
          <w:i/>
          <w:iCs/>
        </w:rPr>
        <w:t>Id</w:t>
      </w:r>
      <w:r>
        <w:t>.</w:t>
      </w:r>
    </w:p>
  </w:endnote>
  <w:endnote w:id="81">
    <w:p w14:paraId="69D82568" w14:textId="77777777" w:rsidR="00EB36CA" w:rsidRDefault="00EB36CA" w:rsidP="00EB36CA">
      <w:pPr>
        <w:pStyle w:val="EndnoteText"/>
      </w:pPr>
      <w:r>
        <w:rPr>
          <w:rStyle w:val="EndnoteReference"/>
        </w:rPr>
        <w:endnoteRef/>
      </w:r>
      <w:r>
        <w:t xml:space="preserve"> </w:t>
      </w:r>
      <w:r w:rsidRPr="00F02D3B">
        <w:rPr>
          <w:u w:val="single"/>
        </w:rPr>
        <w:t>Google LLC v. Oracle Am., Inc.</w:t>
      </w:r>
      <w:r w:rsidRPr="00F02D3B">
        <w:t>, 593 U.S. 1, 22(2021)</w:t>
      </w:r>
      <w:r>
        <w:t xml:space="preserve">. </w:t>
      </w:r>
    </w:p>
  </w:endnote>
  <w:endnote w:id="82">
    <w:p w14:paraId="241FE618" w14:textId="77777777" w:rsidR="00EB36CA" w:rsidRDefault="00EB36CA" w:rsidP="00EB36CA">
      <w:pPr>
        <w:pStyle w:val="EndnoteText"/>
      </w:pPr>
      <w:r>
        <w:rPr>
          <w:rStyle w:val="EndnoteReference"/>
        </w:rPr>
        <w:endnoteRef/>
      </w:r>
      <w:r>
        <w:t xml:space="preserve"> </w:t>
      </w:r>
      <w:r w:rsidRPr="009341D2">
        <w:rPr>
          <w:i/>
          <w:iCs/>
        </w:rPr>
        <w:t>Id</w:t>
      </w:r>
      <w:r>
        <w:t xml:space="preserve">. at 28. </w:t>
      </w:r>
    </w:p>
  </w:endnote>
  <w:endnote w:id="83">
    <w:p w14:paraId="76CADBFD" w14:textId="77777777" w:rsidR="00EB36CA" w:rsidRDefault="00EB36CA" w:rsidP="00EB36CA">
      <w:pPr>
        <w:pStyle w:val="EndnoteText"/>
      </w:pPr>
      <w:r>
        <w:rPr>
          <w:rStyle w:val="EndnoteReference"/>
        </w:rPr>
        <w:endnoteRef/>
      </w:r>
      <w:r>
        <w:t xml:space="preserve"> </w:t>
      </w:r>
      <w:r w:rsidRPr="009341D2">
        <w:rPr>
          <w:i/>
          <w:iCs/>
        </w:rPr>
        <w:t>Id</w:t>
      </w:r>
      <w:r>
        <w:t>.</w:t>
      </w:r>
    </w:p>
  </w:endnote>
  <w:endnote w:id="84">
    <w:p w14:paraId="5F667EBB" w14:textId="77777777" w:rsidR="00EB36CA" w:rsidRDefault="00EB36CA" w:rsidP="00EB36CA">
      <w:pPr>
        <w:pStyle w:val="EndnoteText"/>
      </w:pPr>
      <w:r>
        <w:rPr>
          <w:rStyle w:val="EndnoteReference"/>
        </w:rPr>
        <w:endnoteRef/>
      </w:r>
      <w:r>
        <w:t xml:space="preserve"> </w:t>
      </w:r>
      <w:r w:rsidRPr="009341D2">
        <w:rPr>
          <w:i/>
          <w:iCs/>
        </w:rPr>
        <w:t>Id</w:t>
      </w:r>
      <w:r>
        <w:t>. at 29.</w:t>
      </w:r>
    </w:p>
  </w:endnote>
  <w:endnote w:id="85">
    <w:p w14:paraId="7A18B581" w14:textId="77777777" w:rsidR="00EB36CA" w:rsidRDefault="00EB36CA" w:rsidP="00EB36CA">
      <w:pPr>
        <w:pStyle w:val="EndnoteText"/>
      </w:pPr>
      <w:r>
        <w:rPr>
          <w:rStyle w:val="EndnoteReference"/>
        </w:rPr>
        <w:endnoteRef/>
      </w:r>
      <w:r>
        <w:t xml:space="preserve"> </w:t>
      </w:r>
      <w:r w:rsidRPr="009341D2">
        <w:rPr>
          <w:i/>
          <w:iCs/>
        </w:rPr>
        <w:t>Id</w:t>
      </w:r>
      <w:r>
        <w:t>.</w:t>
      </w:r>
    </w:p>
  </w:endnote>
  <w:endnote w:id="86">
    <w:p w14:paraId="20F81372" w14:textId="77777777" w:rsidR="00EB36CA" w:rsidRDefault="00EB36CA" w:rsidP="00EB36CA">
      <w:pPr>
        <w:pStyle w:val="EndnoteText"/>
      </w:pPr>
      <w:r>
        <w:rPr>
          <w:rStyle w:val="EndnoteReference"/>
        </w:rPr>
        <w:endnoteRef/>
      </w:r>
      <w:r>
        <w:t xml:space="preserve"> </w:t>
      </w:r>
      <w:r w:rsidRPr="009341D2">
        <w:t>17 U.S.C. § 107(3).</w:t>
      </w:r>
    </w:p>
  </w:endnote>
  <w:endnote w:id="87">
    <w:p w14:paraId="680EC05F" w14:textId="77777777" w:rsidR="00EB36CA" w:rsidRDefault="00EB36CA" w:rsidP="00EB36CA">
      <w:pPr>
        <w:pStyle w:val="EndnoteText"/>
      </w:pPr>
      <w:r>
        <w:rPr>
          <w:rStyle w:val="EndnoteReference"/>
        </w:rPr>
        <w:endnoteRef/>
      </w:r>
      <w:r>
        <w:rPr>
          <w:i/>
          <w:iCs/>
        </w:rPr>
        <w:t xml:space="preserve"> </w:t>
      </w:r>
      <w:r w:rsidRPr="009341D2">
        <w:rPr>
          <w:i/>
          <w:iCs/>
        </w:rPr>
        <w:t>Campbell</w:t>
      </w:r>
      <w:r>
        <w:rPr>
          <w:i/>
          <w:iCs/>
        </w:rPr>
        <w:t xml:space="preserve"> </w:t>
      </w:r>
      <w:r w:rsidRPr="009341D2">
        <w:rPr>
          <w:i/>
          <w:iCs/>
        </w:rPr>
        <w:t>,</w:t>
      </w:r>
      <w:r w:rsidRPr="009341D2">
        <w:t xml:space="preserve">510 U.S. </w:t>
      </w:r>
      <w:r>
        <w:t>at</w:t>
      </w:r>
      <w:r w:rsidRPr="009341D2">
        <w:t xml:space="preserve"> 586</w:t>
      </w:r>
      <w:r>
        <w:t>.</w:t>
      </w:r>
    </w:p>
  </w:endnote>
  <w:endnote w:id="88">
    <w:p w14:paraId="18F6F30D" w14:textId="77777777" w:rsidR="00EB36CA" w:rsidRDefault="00EB36CA" w:rsidP="00EB36CA">
      <w:pPr>
        <w:pStyle w:val="EndnoteText"/>
      </w:pPr>
      <w:r>
        <w:rPr>
          <w:rStyle w:val="EndnoteReference"/>
        </w:rPr>
        <w:endnoteRef/>
      </w:r>
      <w:r>
        <w:t xml:space="preserve"> </w:t>
      </w:r>
      <w:r w:rsidRPr="00BC4E22">
        <w:rPr>
          <w:i/>
          <w:iCs/>
        </w:rPr>
        <w:t>Harper</w:t>
      </w:r>
      <w:r>
        <w:rPr>
          <w:i/>
          <w:iCs/>
        </w:rPr>
        <w:t>,</w:t>
      </w:r>
      <w:r w:rsidRPr="00BC4E22">
        <w:t xml:space="preserve"> 471 U.S. </w:t>
      </w:r>
      <w:r>
        <w:t>at</w:t>
      </w:r>
      <w:r w:rsidRPr="00BC4E22">
        <w:t xml:space="preserve"> 565</w:t>
      </w:r>
      <w:r>
        <w:t xml:space="preserve">. </w:t>
      </w:r>
    </w:p>
  </w:endnote>
  <w:endnote w:id="89">
    <w:p w14:paraId="54D6FAD6" w14:textId="77777777" w:rsidR="00EB36CA" w:rsidRDefault="00EB36CA" w:rsidP="00EB36CA">
      <w:pPr>
        <w:pStyle w:val="EndnoteText"/>
      </w:pPr>
      <w:r>
        <w:rPr>
          <w:rStyle w:val="EndnoteReference"/>
        </w:rPr>
        <w:endnoteRef/>
      </w:r>
      <w:r>
        <w:t xml:space="preserve"> </w:t>
      </w:r>
      <w:r w:rsidRPr="00BC4E22">
        <w:rPr>
          <w:i/>
          <w:iCs/>
        </w:rPr>
        <w:t>Id</w:t>
      </w:r>
      <w:r>
        <w:t>.</w:t>
      </w:r>
    </w:p>
  </w:endnote>
  <w:endnote w:id="90">
    <w:p w14:paraId="5661B7A9" w14:textId="77777777" w:rsidR="00EB36CA" w:rsidRDefault="00EB36CA" w:rsidP="00EB36CA">
      <w:pPr>
        <w:pStyle w:val="EndnoteText"/>
      </w:pPr>
      <w:r>
        <w:rPr>
          <w:rStyle w:val="EndnoteReference"/>
        </w:rPr>
        <w:endnoteRef/>
      </w:r>
      <w:r>
        <w:t xml:space="preserve"> 17 U.S.C. § 107(4).</w:t>
      </w:r>
    </w:p>
  </w:endnote>
  <w:endnote w:id="91">
    <w:p w14:paraId="7DCFB904" w14:textId="77777777" w:rsidR="00EB36CA" w:rsidRPr="00BC4E22" w:rsidRDefault="00EB36CA" w:rsidP="00EB36CA">
      <w:pPr>
        <w:pStyle w:val="EndnoteText"/>
      </w:pPr>
      <w:r>
        <w:rPr>
          <w:rStyle w:val="EndnoteReference"/>
        </w:rPr>
        <w:endnoteRef/>
      </w:r>
      <w:r>
        <w:t xml:space="preserve"> </w:t>
      </w:r>
      <w:r w:rsidRPr="00BC4E22">
        <w:rPr>
          <w:u w:val="single"/>
        </w:rPr>
        <w:t xml:space="preserve">Am. Soc'y for Testing &amp; Materials v. </w:t>
      </w:r>
      <w:proofErr w:type="gramStart"/>
      <w:r w:rsidRPr="00BC4E22">
        <w:rPr>
          <w:u w:val="single"/>
        </w:rPr>
        <w:t>Public.Resource.Org</w:t>
      </w:r>
      <w:proofErr w:type="gramEnd"/>
      <w:r w:rsidRPr="00BC4E22">
        <w:rPr>
          <w:u w:val="single"/>
        </w:rPr>
        <w:t>, Inc.</w:t>
      </w:r>
      <w:r w:rsidRPr="00BC4E22">
        <w:t>, 82 F.4th 1262, 1271 (2023)</w:t>
      </w:r>
      <w:r>
        <w:t>.</w:t>
      </w:r>
    </w:p>
    <w:p w14:paraId="24F9BA80" w14:textId="77777777" w:rsidR="00EB36CA" w:rsidRDefault="00EB36CA" w:rsidP="00EB36CA">
      <w:pPr>
        <w:pStyle w:val="EndnoteText"/>
      </w:pPr>
    </w:p>
  </w:endnote>
  <w:endnote w:id="92">
    <w:p w14:paraId="1B74977F" w14:textId="77777777" w:rsidR="00EB36CA" w:rsidRDefault="00EB36CA" w:rsidP="00EB36CA">
      <w:pPr>
        <w:pStyle w:val="EndnoteText"/>
      </w:pPr>
      <w:r>
        <w:rPr>
          <w:rStyle w:val="EndnoteReference"/>
        </w:rPr>
        <w:endnoteRef/>
      </w:r>
      <w:r>
        <w:t xml:space="preserve"> </w:t>
      </w:r>
      <w:r w:rsidRPr="00E50CB3">
        <w:rPr>
          <w:i/>
          <w:iCs/>
        </w:rPr>
        <w:t xml:space="preserve">Am. Soc'y for Testing &amp; Materials v. </w:t>
      </w:r>
      <w:proofErr w:type="gramStart"/>
      <w:r w:rsidRPr="00E50CB3">
        <w:rPr>
          <w:i/>
          <w:iCs/>
        </w:rPr>
        <w:t>Public.Resource.Org</w:t>
      </w:r>
      <w:proofErr w:type="gramEnd"/>
      <w:r w:rsidRPr="00E50CB3">
        <w:rPr>
          <w:i/>
          <w:iCs/>
        </w:rPr>
        <w:t>, Inc.,</w:t>
      </w:r>
      <w:r w:rsidRPr="00E50CB3">
        <w:t xml:space="preserve"> 82 F.4th 1262, 127</w:t>
      </w:r>
      <w:r>
        <w:t>2</w:t>
      </w:r>
      <w:r w:rsidRPr="00E50CB3">
        <w:t xml:space="preserve"> (2023)</w:t>
      </w:r>
    </w:p>
  </w:endnote>
  <w:endnote w:id="93">
    <w:p w14:paraId="62E49231" w14:textId="77777777" w:rsidR="00EB36CA" w:rsidRDefault="00EB36CA" w:rsidP="00EB36CA">
      <w:pPr>
        <w:pStyle w:val="EndnoteText"/>
      </w:pPr>
      <w:r>
        <w:rPr>
          <w:rStyle w:val="EndnoteReference"/>
        </w:rPr>
        <w:endnoteRef/>
      </w:r>
      <w:r>
        <w:t xml:space="preserve"> </w:t>
      </w:r>
      <w:r w:rsidRPr="00E50CB3">
        <w:rPr>
          <w:i/>
          <w:iCs/>
        </w:rPr>
        <w:t>Id</w:t>
      </w:r>
      <w:r>
        <w:t>.</w:t>
      </w:r>
    </w:p>
  </w:endnote>
  <w:endnote w:id="94">
    <w:p w14:paraId="75C93E56" w14:textId="77777777" w:rsidR="00EB36CA" w:rsidRDefault="00EB36CA" w:rsidP="00EB36CA">
      <w:pPr>
        <w:pStyle w:val="EndnoteText"/>
      </w:pPr>
      <w:r>
        <w:rPr>
          <w:rStyle w:val="EndnoteReference"/>
        </w:rPr>
        <w:endnoteRef/>
      </w:r>
      <w:r>
        <w:t xml:space="preserve"> </w:t>
      </w:r>
      <w:r w:rsidRPr="001E003E">
        <w:rPr>
          <w:i/>
          <w:iCs/>
        </w:rPr>
        <w:t>Id</w:t>
      </w:r>
      <w:r>
        <w:t>. at 1271.</w:t>
      </w:r>
    </w:p>
  </w:endnote>
  <w:endnote w:id="95">
    <w:p w14:paraId="44694F98" w14:textId="77777777" w:rsidR="00EB36CA" w:rsidRDefault="00EB36CA" w:rsidP="00EB36CA">
      <w:pPr>
        <w:pStyle w:val="EndnoteText"/>
      </w:pPr>
      <w:r>
        <w:rPr>
          <w:rStyle w:val="EndnoteReference"/>
        </w:rPr>
        <w:endnoteRef/>
      </w:r>
      <w:r>
        <w:t xml:space="preserve"> </w:t>
      </w:r>
      <w:r w:rsidRPr="001E003E">
        <w:rPr>
          <w:i/>
          <w:iCs/>
        </w:rPr>
        <w:t>Id</w:t>
      </w:r>
      <w:r>
        <w:t>. at 1272.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314F1" w14:textId="77777777" w:rsidR="00CD3DBE" w:rsidRDefault="00CD3DBE" w:rsidP="00EB36CA">
      <w:r>
        <w:separator/>
      </w:r>
    </w:p>
  </w:footnote>
  <w:footnote w:type="continuationSeparator" w:id="0">
    <w:p w14:paraId="5D23A5B8" w14:textId="77777777" w:rsidR="00CD3DBE" w:rsidRDefault="00CD3DBE" w:rsidP="00EB36CA">
      <w:r>
        <w:continuationSeparator/>
      </w:r>
    </w:p>
  </w:footnote>
  <w:footnote w:id="1">
    <w:p w14:paraId="6FED0A1A" w14:textId="2AE37E6B" w:rsidR="00EB36CA" w:rsidRDefault="00EB36CA" w:rsidP="00EB36C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030E5E"/>
    <w:multiLevelType w:val="hybridMultilevel"/>
    <w:tmpl w:val="0E1E1484"/>
    <w:lvl w:ilvl="0" w:tplc="7C9AB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09218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therine Franceski">
    <w15:presenceInfo w15:providerId="None" w15:userId="Catherine Franceski"/>
  </w15:person>
  <w15:person w15:author="Jillian Barger">
    <w15:presenceInfo w15:providerId="Windows Live" w15:userId="601096f2a90246aa"/>
  </w15:person>
  <w15:person w15:author="Cutter, Tateana">
    <w15:presenceInfo w15:providerId="AD" w15:userId="S::tcutter@emory.edu::62823367-22e8-4078-92c9-1255204f1a69"/>
  </w15:person>
  <w15:person w15:author="Blase, Brett">
    <w15:presenceInfo w15:providerId="AD" w15:userId="S::BBLASE2@emory.edu::ab12b377-5693-4e82-8234-14c1c1a4b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CA"/>
    <w:rsid w:val="00082450"/>
    <w:rsid w:val="00CD3DBE"/>
    <w:rsid w:val="00EB3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DF2FF4"/>
  <w15:chartTrackingRefBased/>
  <w15:docId w15:val="{835EA766-8BF1-8D43-81FB-41BDBE0A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6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3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6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6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6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6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6CA"/>
    <w:rPr>
      <w:rFonts w:eastAsiaTheme="majorEastAsia" w:cstheme="majorBidi"/>
      <w:color w:val="272727" w:themeColor="text1" w:themeTint="D8"/>
    </w:rPr>
  </w:style>
  <w:style w:type="paragraph" w:styleId="Title">
    <w:name w:val="Title"/>
    <w:basedOn w:val="Normal"/>
    <w:next w:val="Normal"/>
    <w:link w:val="TitleChar"/>
    <w:uiPriority w:val="10"/>
    <w:qFormat/>
    <w:rsid w:val="00EB36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6CA"/>
    <w:pPr>
      <w:spacing w:before="160"/>
      <w:jc w:val="center"/>
    </w:pPr>
    <w:rPr>
      <w:i/>
      <w:iCs/>
      <w:color w:val="404040" w:themeColor="text1" w:themeTint="BF"/>
    </w:rPr>
  </w:style>
  <w:style w:type="character" w:customStyle="1" w:styleId="QuoteChar">
    <w:name w:val="Quote Char"/>
    <w:basedOn w:val="DefaultParagraphFont"/>
    <w:link w:val="Quote"/>
    <w:uiPriority w:val="29"/>
    <w:rsid w:val="00EB36CA"/>
    <w:rPr>
      <w:i/>
      <w:iCs/>
      <w:color w:val="404040" w:themeColor="text1" w:themeTint="BF"/>
    </w:rPr>
  </w:style>
  <w:style w:type="paragraph" w:styleId="ListParagraph">
    <w:name w:val="List Paragraph"/>
    <w:basedOn w:val="Normal"/>
    <w:uiPriority w:val="34"/>
    <w:qFormat/>
    <w:rsid w:val="00EB36CA"/>
    <w:pPr>
      <w:ind w:left="720"/>
      <w:contextualSpacing/>
    </w:pPr>
  </w:style>
  <w:style w:type="character" w:styleId="IntenseEmphasis">
    <w:name w:val="Intense Emphasis"/>
    <w:basedOn w:val="DefaultParagraphFont"/>
    <w:uiPriority w:val="21"/>
    <w:qFormat/>
    <w:rsid w:val="00EB36CA"/>
    <w:rPr>
      <w:i/>
      <w:iCs/>
      <w:color w:val="0F4761" w:themeColor="accent1" w:themeShade="BF"/>
    </w:rPr>
  </w:style>
  <w:style w:type="paragraph" w:styleId="IntenseQuote">
    <w:name w:val="Intense Quote"/>
    <w:basedOn w:val="Normal"/>
    <w:next w:val="Normal"/>
    <w:link w:val="IntenseQuoteChar"/>
    <w:uiPriority w:val="30"/>
    <w:qFormat/>
    <w:rsid w:val="00EB3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6CA"/>
    <w:rPr>
      <w:i/>
      <w:iCs/>
      <w:color w:val="0F4761" w:themeColor="accent1" w:themeShade="BF"/>
    </w:rPr>
  </w:style>
  <w:style w:type="character" w:styleId="IntenseReference">
    <w:name w:val="Intense Reference"/>
    <w:basedOn w:val="DefaultParagraphFont"/>
    <w:uiPriority w:val="32"/>
    <w:qFormat/>
    <w:rsid w:val="00EB36CA"/>
    <w:rPr>
      <w:b/>
      <w:bCs/>
      <w:smallCaps/>
      <w:color w:val="0F4761" w:themeColor="accent1" w:themeShade="BF"/>
      <w:spacing w:val="5"/>
    </w:rPr>
  </w:style>
  <w:style w:type="character" w:styleId="CommentReference">
    <w:name w:val="annotation reference"/>
    <w:basedOn w:val="DefaultParagraphFont"/>
    <w:uiPriority w:val="99"/>
    <w:semiHidden/>
    <w:unhideWhenUsed/>
    <w:rsid w:val="00EB36CA"/>
    <w:rPr>
      <w:sz w:val="16"/>
      <w:szCs w:val="16"/>
    </w:rPr>
  </w:style>
  <w:style w:type="character" w:styleId="Hyperlink">
    <w:name w:val="Hyperlink"/>
    <w:basedOn w:val="DefaultParagraphFont"/>
    <w:uiPriority w:val="99"/>
    <w:unhideWhenUsed/>
    <w:rsid w:val="00EB36CA"/>
    <w:rPr>
      <w:color w:val="467886" w:themeColor="hyperlink"/>
      <w:u w:val="single"/>
    </w:rPr>
  </w:style>
  <w:style w:type="paragraph" w:styleId="FootnoteText">
    <w:name w:val="footnote text"/>
    <w:basedOn w:val="Normal"/>
    <w:link w:val="FootnoteTextChar"/>
    <w:uiPriority w:val="99"/>
    <w:unhideWhenUsed/>
    <w:rsid w:val="00EB36CA"/>
    <w:rPr>
      <w:rFonts w:asciiTheme="minorHAnsi" w:eastAsiaTheme="minorHAnsi" w:hAnsiTheme="minorHAnsi" w:cstheme="minorBidi"/>
      <w:kern w:val="2"/>
      <w:sz w:val="20"/>
      <w:szCs w:val="20"/>
      <w14:ligatures w14:val="standardContextual"/>
    </w:rPr>
  </w:style>
  <w:style w:type="character" w:customStyle="1" w:styleId="FootnoteTextChar">
    <w:name w:val="Footnote Text Char"/>
    <w:basedOn w:val="DefaultParagraphFont"/>
    <w:link w:val="FootnoteText"/>
    <w:uiPriority w:val="99"/>
    <w:rsid w:val="00EB36CA"/>
    <w:rPr>
      <w:sz w:val="20"/>
      <w:szCs w:val="20"/>
    </w:rPr>
  </w:style>
  <w:style w:type="character" w:styleId="FootnoteReference">
    <w:name w:val="footnote reference"/>
    <w:basedOn w:val="DefaultParagraphFont"/>
    <w:uiPriority w:val="99"/>
    <w:semiHidden/>
    <w:unhideWhenUsed/>
    <w:rsid w:val="00EB36CA"/>
    <w:rPr>
      <w:vertAlign w:val="superscript"/>
    </w:rPr>
  </w:style>
  <w:style w:type="paragraph" w:styleId="CommentText">
    <w:name w:val="annotation text"/>
    <w:basedOn w:val="Normal"/>
    <w:link w:val="CommentTextChar"/>
    <w:uiPriority w:val="99"/>
    <w:semiHidden/>
    <w:unhideWhenUsed/>
    <w:rsid w:val="00EB36CA"/>
    <w:rPr>
      <w:sz w:val="20"/>
      <w:szCs w:val="20"/>
    </w:rPr>
  </w:style>
  <w:style w:type="character" w:customStyle="1" w:styleId="CommentTextChar">
    <w:name w:val="Comment Text Char"/>
    <w:basedOn w:val="DefaultParagraphFont"/>
    <w:link w:val="CommentText"/>
    <w:uiPriority w:val="99"/>
    <w:semiHidden/>
    <w:rsid w:val="00EB36CA"/>
    <w:rPr>
      <w:rFonts w:ascii="Times New Roman" w:eastAsia="Times New Roman" w:hAnsi="Times New Roman" w:cs="Times New Roman"/>
      <w:kern w:val="0"/>
      <w:sz w:val="20"/>
      <w:szCs w:val="20"/>
      <w14:ligatures w14:val="none"/>
    </w:rPr>
  </w:style>
  <w:style w:type="paragraph" w:styleId="EndnoteText">
    <w:name w:val="endnote text"/>
    <w:basedOn w:val="Normal"/>
    <w:link w:val="EndnoteTextChar"/>
    <w:uiPriority w:val="99"/>
    <w:semiHidden/>
    <w:unhideWhenUsed/>
    <w:rsid w:val="00EB36CA"/>
    <w:rPr>
      <w:sz w:val="20"/>
      <w:szCs w:val="20"/>
    </w:rPr>
  </w:style>
  <w:style w:type="character" w:customStyle="1" w:styleId="EndnoteTextChar">
    <w:name w:val="Endnote Text Char"/>
    <w:basedOn w:val="DefaultParagraphFont"/>
    <w:link w:val="EndnoteText"/>
    <w:uiPriority w:val="99"/>
    <w:semiHidden/>
    <w:rsid w:val="00EB36CA"/>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EB36CA"/>
    <w:rPr>
      <w:vertAlign w:val="superscript"/>
    </w:rPr>
  </w:style>
  <w:style w:type="paragraph" w:styleId="Header">
    <w:name w:val="header"/>
    <w:basedOn w:val="Normal"/>
    <w:link w:val="HeaderChar"/>
    <w:uiPriority w:val="99"/>
    <w:unhideWhenUsed/>
    <w:rsid w:val="00EB36CA"/>
    <w:pPr>
      <w:tabs>
        <w:tab w:val="center" w:pos="4680"/>
        <w:tab w:val="right" w:pos="9360"/>
      </w:tabs>
    </w:pPr>
  </w:style>
  <w:style w:type="character" w:customStyle="1" w:styleId="HeaderChar">
    <w:name w:val="Header Char"/>
    <w:basedOn w:val="DefaultParagraphFont"/>
    <w:link w:val="Header"/>
    <w:uiPriority w:val="99"/>
    <w:rsid w:val="00EB36C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B36CA"/>
    <w:pPr>
      <w:tabs>
        <w:tab w:val="center" w:pos="4680"/>
        <w:tab w:val="right" w:pos="9360"/>
      </w:tabs>
    </w:pPr>
  </w:style>
  <w:style w:type="character" w:customStyle="1" w:styleId="FooterChar">
    <w:name w:val="Footer Char"/>
    <w:basedOn w:val="DefaultParagraphFont"/>
    <w:link w:val="Footer"/>
    <w:uiPriority w:val="99"/>
    <w:rsid w:val="00EB36C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endnotes.xml.rels><?xml version="1.0" encoding="UTF-8" standalone="yes"?>
<Relationships xmlns="http://schemas.openxmlformats.org/package/2006/relationships"><Relationship Id="rId3" Type="http://schemas.openxmlformats.org/officeDocument/2006/relationships/hyperlink" Target="https://blog.google/technology/ai/google-flow-veo-ai-filmmaking-tool/" TargetMode="External"/><Relationship Id="rId2" Type="http://schemas.openxmlformats.org/officeDocument/2006/relationships/hyperlink" Target="https://waymo.com/waymo-driver/" TargetMode="External"/><Relationship Id="rId1" Type="http://schemas.openxmlformats.org/officeDocument/2006/relationships/hyperlink" Target="https://blog.google/technology/ai/google-gemini-ai/" TargetMode="External"/><Relationship Id="rId4" Type="http://schemas.openxmlformats.org/officeDocument/2006/relationships/hyperlink" Target="https://www.biia.com/japan-goes-all-in-copyright-doesnt-apply-to-ai-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7521</Words>
  <Characters>42874</Characters>
  <Application>Microsoft Office Word</Application>
  <DocSecurity>0</DocSecurity>
  <Lines>357</Lines>
  <Paragraphs>100</Paragraphs>
  <ScaleCrop>false</ScaleCrop>
  <Company/>
  <LinksUpToDate>false</LinksUpToDate>
  <CharactersWithSpaces>50295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Blase, Brett</dc:creator>
  <cp:keywords/>
  <dc:description/>
  <cp:lastModifiedBy>Blase, Brett</cp:lastModifiedBy>
  <cp:revision>1</cp:revision>
  <dcterms:created xsi:type="dcterms:W3CDTF">2026-01-08T19:10:00Z</dcterms:created>
  <dcterms:modified xsi:type="dcterms:W3CDTF">2026-01-18T21:18:00Z</dcterms:modified>
</cp:coreProperties>
</file>